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10AFDA" w14:textId="11B108A9" w:rsidR="00054AC5" w:rsidRPr="00B65F9E" w:rsidRDefault="00B65F9E" w:rsidP="00B02A40">
      <w:pPr>
        <w:pStyle w:val="01TiubiboVietnam"/>
        <w:rPr>
          <w:color w:val="0070C0"/>
          <w:lang w:val="vi-VN"/>
        </w:rPr>
      </w:pPr>
      <w:r>
        <w:rPr>
          <w:color w:val="0070C0"/>
        </w:rPr>
        <w:t>Phân</w:t>
      </w:r>
      <w:r>
        <w:rPr>
          <w:color w:val="0070C0"/>
          <w:lang w:val="vi-VN"/>
        </w:rPr>
        <w:t xml:space="preserve"> loại đa nhãn trong lập trình thi đấu dựa vào biểu diễn CPG</w:t>
      </w:r>
    </w:p>
    <w:p w14:paraId="1F371111" w14:textId="4075B39F" w:rsidR="00054AC5" w:rsidRPr="00E65282" w:rsidRDefault="00E65282" w:rsidP="00B02A40">
      <w:pPr>
        <w:pStyle w:val="02TiubiboEnglish"/>
        <w:rPr>
          <w:color w:val="FF0000"/>
        </w:rPr>
      </w:pPr>
      <w:r w:rsidRPr="00E65282">
        <w:rPr>
          <w:color w:val="FF0000"/>
        </w:rPr>
        <w:t>Multi-label classification in Competitive Programming based on CPG representation</w:t>
      </w:r>
    </w:p>
    <w:p w14:paraId="1E968EF9" w14:textId="3170CD32" w:rsidR="00054AC5" w:rsidRPr="00E65282" w:rsidRDefault="009F1C9B" w:rsidP="00B02A40">
      <w:pPr>
        <w:pStyle w:val="03Tntcgibibo"/>
        <w:rPr>
          <w:lang w:val="vi-VN"/>
        </w:rPr>
      </w:pPr>
      <w:r>
        <w:t xml:space="preserve">SVTH: </w:t>
      </w:r>
      <w:r w:rsidR="00E65282" w:rsidRPr="003F0553">
        <w:t>Phan Văn Hưng</w:t>
      </w:r>
    </w:p>
    <w:p w14:paraId="10F7991D" w14:textId="76E41A0E" w:rsidR="005366A9" w:rsidRPr="003F0553" w:rsidRDefault="00066301" w:rsidP="003F0553">
      <w:pPr>
        <w:pStyle w:val="04nvcngtccatcgi"/>
      </w:pPr>
      <w:r w:rsidRPr="003F0553">
        <w:t>Lớp</w:t>
      </w:r>
      <w:r w:rsidR="00E65282" w:rsidRPr="003F0553">
        <w:t xml:space="preserve"> 20TCLC_DT5</w:t>
      </w:r>
      <w:r w:rsidRPr="003F0553">
        <w:t xml:space="preserve">, Khoa </w:t>
      </w:r>
      <w:r w:rsidR="00E65282" w:rsidRPr="003F0553">
        <w:t>Công Nghệ Thông Tin</w:t>
      </w:r>
      <w:r w:rsidRPr="003F0553">
        <w:t xml:space="preserve">, Trường </w:t>
      </w:r>
      <w:r w:rsidR="00E65282" w:rsidRPr="003F0553">
        <w:t>Đại học Bách khoa Đà Nẵng</w:t>
      </w:r>
      <w:r w:rsidR="005366A9" w:rsidRPr="003F0553">
        <w:t>;</w:t>
      </w:r>
      <w:r w:rsidR="00F000F3" w:rsidRPr="003F0553">
        <w:t xml:space="preserve"> Email:</w:t>
      </w:r>
      <w:r w:rsidR="00E65282" w:rsidRPr="003F0553">
        <w:t xml:space="preserve"> pvhung1302@gmail.com</w:t>
      </w:r>
    </w:p>
    <w:p w14:paraId="05B998EC" w14:textId="10420B79" w:rsidR="009F1C9B" w:rsidRPr="00E65282" w:rsidRDefault="009F1C9B" w:rsidP="009F1C9B">
      <w:pPr>
        <w:pStyle w:val="03Tntcgibibo"/>
        <w:rPr>
          <w:lang w:val="vi-VN"/>
        </w:rPr>
      </w:pPr>
      <w:r>
        <w:t>GVHD:</w:t>
      </w:r>
      <w:r w:rsidR="00E65282">
        <w:rPr>
          <w:lang w:val="vi-VN"/>
        </w:rPr>
        <w:t xml:space="preserve"> Phạm Minh Tuấn</w:t>
      </w:r>
    </w:p>
    <w:p w14:paraId="3C2C4FBB" w14:textId="7A62CBF9" w:rsidR="00713F17" w:rsidRDefault="00B6062A" w:rsidP="009F1C9B">
      <w:pPr>
        <w:pStyle w:val="04nvcngtccatcgi"/>
      </w:pPr>
      <w:r>
        <w:t xml:space="preserve">Khoa </w:t>
      </w:r>
      <w:r w:rsidR="00E65282">
        <w:t>Công</w:t>
      </w:r>
      <w:r w:rsidR="00E65282">
        <w:rPr>
          <w:lang w:val="vi-VN"/>
        </w:rPr>
        <w:t xml:space="preserve"> Nghệ Thông Tin</w:t>
      </w:r>
      <w:r>
        <w:t>, Trườn</w:t>
      </w:r>
      <w:r w:rsidR="00E65282">
        <w:rPr>
          <w:lang w:val="vi-VN"/>
        </w:rPr>
        <w:t>g Đại học Bách khoa Đà Nẵng</w:t>
      </w:r>
      <w:r w:rsidR="001E6DB9">
        <w:t xml:space="preserve">; </w:t>
      </w:r>
      <w:r w:rsidR="00F000F3">
        <w:t>Email:</w:t>
      </w:r>
      <w:r w:rsidR="00E65282" w:rsidRPr="00E65282">
        <w:t xml:space="preserve"> </w:t>
      </w:r>
      <w:r w:rsidR="00E65282">
        <w:t>pmtuan@dut.udn.vn</w:t>
      </w:r>
    </w:p>
    <w:p w14:paraId="0AFB830B" w14:textId="77777777" w:rsidR="006E2209" w:rsidRPr="006E2209" w:rsidRDefault="006E2209" w:rsidP="006E2209"/>
    <w:p w14:paraId="3A868830" w14:textId="77777777" w:rsidR="00D43723" w:rsidRPr="00D43723" w:rsidRDefault="00D43723" w:rsidP="00D43723">
      <w:pPr>
        <w:pStyle w:val="05Tmtt-Abstract"/>
        <w:rPr>
          <w:lang w:val="en-US" w:eastAsia="en-US"/>
        </w:rPr>
        <w:sectPr w:rsidR="00D43723" w:rsidRPr="00D43723" w:rsidSect="00601AA5">
          <w:headerReference w:type="even" r:id="rId12"/>
          <w:headerReference w:type="default" r:id="rId13"/>
          <w:footerReference w:type="even" r:id="rId14"/>
          <w:footerReference w:type="default" r:id="rId15"/>
          <w:pgSz w:w="11909" w:h="16834" w:code="9"/>
          <w:pgMar w:top="851" w:right="851" w:bottom="851" w:left="1418" w:header="289" w:footer="289" w:gutter="0"/>
          <w:cols w:space="720"/>
          <w:docGrid w:linePitch="360"/>
        </w:sectPr>
      </w:pPr>
    </w:p>
    <w:p w14:paraId="63071304" w14:textId="287A0296" w:rsidR="009546B4" w:rsidRPr="003E769A" w:rsidRDefault="00D0140E" w:rsidP="003E769A">
      <w:pPr>
        <w:pStyle w:val="05Tmtt-Abstract"/>
        <w:rPr>
          <w:lang w:val="vi-VN"/>
        </w:rPr>
      </w:pPr>
      <w:r w:rsidRPr="00680995">
        <w:rPr>
          <w:b/>
        </w:rPr>
        <w:t>Tóm tắt -</w:t>
      </w:r>
      <w:r w:rsidRPr="00680995">
        <w:t xml:space="preserve"> </w:t>
      </w:r>
      <w:r w:rsidR="00A1639B">
        <w:rPr>
          <w:lang w:val="vi-VN"/>
        </w:rPr>
        <w:t>Một trong những cách tốt nhất để các lập trình viên cải thiện kĩ năng của họ một cách thú vị và đầy thử thách là giải quyết các vấn đề trong lập trình thi đấu. Đối với những người chưa có kinh nghiệm, một số vấn đề có thể tỏ ra khó khăn, đòi hỏi một số gợi ý để lập trình giải pháp. Vì vậy, n</w:t>
      </w:r>
      <w:r w:rsidR="00E65282">
        <w:t>hiệm vụ của nghiên cứu này</w:t>
      </w:r>
      <w:r w:rsidR="00A1639B">
        <w:rPr>
          <w:lang w:val="vi-VN"/>
        </w:rPr>
        <w:t xml:space="preserve"> tập trung vào việc tự động hoá gắn nhãn thuật toán hay </w:t>
      </w:r>
      <w:del w:id="0" w:author="Author">
        <w:r w:rsidR="00A1639B" w:rsidDel="00304056">
          <w:rPr>
            <w:lang w:val="vi-VN"/>
          </w:rPr>
          <w:delText>các chiến lược</w:delText>
        </w:r>
      </w:del>
      <w:ins w:id="1" w:author="Author">
        <w:r w:rsidR="00304056">
          <w:rPr>
            <w:lang w:val="vi-VN"/>
          </w:rPr>
          <w:t>hướng tiếp cận</w:t>
        </w:r>
      </w:ins>
      <w:r w:rsidR="00A1639B">
        <w:rPr>
          <w:lang w:val="vi-VN"/>
        </w:rPr>
        <w:t xml:space="preserve"> mô tả vấn đề lập trình bằng cách sử dụng phương pháp học sâu. Chúng tôi nhận thấy rằng việc biểu diễn mã nguồn hiệu quả là điều cần thiết trong các nhiệm vụ như phân loại mã nguồn hay phát hiện bản sao của mã nguồn</w:t>
      </w:r>
      <w:r w:rsidR="00A1639B">
        <w:rPr>
          <w:lang w:val="en-US"/>
        </w:rPr>
        <w:t>,…</w:t>
      </w:r>
      <w:r w:rsidR="00A1639B">
        <w:rPr>
          <w:lang w:val="vi-VN"/>
        </w:rPr>
        <w:t xml:space="preserve"> Do đó, chúng tôi đã xây dựng mô hình mạng neuron sử dụng cơ chế chú ý với đầu vào là</w:t>
      </w:r>
      <w:ins w:id="2" w:author="Author">
        <w:r w:rsidR="00304056">
          <w:rPr>
            <w:lang w:val="vi-VN"/>
          </w:rPr>
          <w:t xml:space="preserve"> tập hợp</w:t>
        </w:r>
      </w:ins>
      <w:r w:rsidR="00A1639B">
        <w:rPr>
          <w:lang w:val="vi-VN"/>
        </w:rPr>
        <w:t xml:space="preserve"> các đường dẫn AST, CFG, PDG</w:t>
      </w:r>
      <w:r w:rsidR="00014ED6">
        <w:rPr>
          <w:lang w:val="vi-VN"/>
        </w:rPr>
        <w:t xml:space="preserve">. </w:t>
      </w:r>
      <w:r w:rsidR="00522FA8">
        <w:rPr>
          <w:lang w:val="vi-VN"/>
        </w:rPr>
        <w:t>Tập hợp các đ</w:t>
      </w:r>
      <w:r w:rsidR="00014ED6">
        <w:rPr>
          <w:lang w:val="vi-VN"/>
        </w:rPr>
        <w:t>ường dẫn</w:t>
      </w:r>
      <w:ins w:id="3" w:author="Author">
        <w:r w:rsidR="00304056">
          <w:rPr>
            <w:lang w:val="vi-VN"/>
          </w:rPr>
          <w:t xml:space="preserve"> đó</w:t>
        </w:r>
      </w:ins>
      <w:r w:rsidR="00014ED6">
        <w:rPr>
          <w:lang w:val="vi-VN"/>
        </w:rPr>
        <w:t xml:space="preserve"> được gọi là đồ thị biểu diễn</w:t>
      </w:r>
      <w:r w:rsidR="00C12273">
        <w:rPr>
          <w:lang w:val="vi-VN"/>
        </w:rPr>
        <w:t xml:space="preserve"> thuộc tính</w:t>
      </w:r>
      <w:r w:rsidR="00014ED6">
        <w:rPr>
          <w:lang w:val="vi-VN"/>
        </w:rPr>
        <w:t xml:space="preserve"> mã nguồn</w:t>
      </w:r>
      <w:r w:rsidR="00A1639B">
        <w:rPr>
          <w:lang w:val="vi-VN"/>
        </w:rPr>
        <w:t xml:space="preserve"> (Code Property Graph – CPG).</w:t>
      </w:r>
    </w:p>
    <w:p w14:paraId="692FB670" w14:textId="13176694" w:rsidR="00E65282" w:rsidRPr="00B65F9E" w:rsidRDefault="00517D7A" w:rsidP="00E65282">
      <w:pPr>
        <w:rPr>
          <w:lang w:val="vi-VN"/>
        </w:rPr>
      </w:pPr>
      <w:r w:rsidRPr="00680995">
        <w:rPr>
          <w:b/>
        </w:rPr>
        <w:t>Từ khóa</w:t>
      </w:r>
      <w:r w:rsidR="0030375A" w:rsidRPr="00680995">
        <w:rPr>
          <w:b/>
        </w:rPr>
        <w:t xml:space="preserve"> </w:t>
      </w:r>
      <w:r w:rsidR="00B65F9E">
        <w:rPr>
          <w:b/>
        </w:rPr>
        <w:t>–</w:t>
      </w:r>
      <w:r w:rsidR="0030375A" w:rsidRPr="00680995">
        <w:t xml:space="preserve"> </w:t>
      </w:r>
      <w:r w:rsidR="00B65F9E">
        <w:t>Xử</w:t>
      </w:r>
      <w:r w:rsidR="00B65F9E">
        <w:rPr>
          <w:lang w:val="vi-VN"/>
        </w:rPr>
        <w:t xml:space="preserve"> lí ngôn ngữ tự nhiên; Đồ thị cấu trúc </w:t>
      </w:r>
      <w:r w:rsidR="00754425">
        <w:rPr>
          <w:lang w:val="vi-VN"/>
        </w:rPr>
        <w:t>mã nguồn</w:t>
      </w:r>
      <w:r w:rsidR="00B65F9E">
        <w:rPr>
          <w:lang w:val="vi-VN"/>
        </w:rPr>
        <w:t xml:space="preserve">; Phân loại đa nhãn; Phân loại </w:t>
      </w:r>
      <w:r w:rsidR="00754425">
        <w:rPr>
          <w:lang w:val="vi-VN"/>
        </w:rPr>
        <w:t>mã nguồn</w:t>
      </w:r>
      <w:r w:rsidR="00B65F9E">
        <w:rPr>
          <w:lang w:val="vi-VN"/>
        </w:rPr>
        <w:t xml:space="preserve">; Biểu diễn </w:t>
      </w:r>
      <w:r w:rsidR="00754425">
        <w:rPr>
          <w:lang w:val="vi-VN"/>
        </w:rPr>
        <w:t>mã nguồn</w:t>
      </w:r>
      <w:r w:rsidR="00B65F9E">
        <w:rPr>
          <w:lang w:val="vi-VN"/>
        </w:rPr>
        <w:t>.</w:t>
      </w:r>
    </w:p>
    <w:p w14:paraId="162E6F13" w14:textId="0FEE8F25" w:rsidR="00D43723" w:rsidRPr="00A1639B" w:rsidRDefault="00C93FC3" w:rsidP="00B02A40">
      <w:pPr>
        <w:pStyle w:val="05Tmtt-Abstract"/>
        <w:rPr>
          <w:bCs/>
          <w:lang w:val="en-US"/>
        </w:rPr>
      </w:pPr>
      <w:r>
        <w:br w:type="column"/>
      </w:r>
      <w:r w:rsidR="00D0140E" w:rsidRPr="00680995">
        <w:rPr>
          <w:b/>
        </w:rPr>
        <w:t>Abstract</w:t>
      </w:r>
      <w:r w:rsidR="00054AC5" w:rsidRPr="00680995">
        <w:rPr>
          <w:b/>
        </w:rPr>
        <w:t xml:space="preserve"> </w:t>
      </w:r>
      <w:r w:rsidR="00A1639B">
        <w:rPr>
          <w:b/>
        </w:rPr>
        <w:t>–</w:t>
      </w:r>
      <w:r w:rsidR="00D0140E" w:rsidRPr="00680995">
        <w:rPr>
          <w:b/>
        </w:rPr>
        <w:t xml:space="preserve"> </w:t>
      </w:r>
      <w:r w:rsidR="00014ED6" w:rsidRPr="00014ED6">
        <w:rPr>
          <w:bCs/>
          <w:lang w:val="vi-VN"/>
        </w:rPr>
        <w:t xml:space="preserve">Competitive programming is one of the best ways for developers to grow their skills in a fun and challenging way. Some problems could seem overly difficult to the inexperienced person, requiring some hints to implement the solution. Therefore, this paper aims to use deep learning to automatically label the algorithm or approach that describes the programming problem. We discovered that effective source code representation is crucial for various software engineering tasks like code classification and code clone detection,... Thus, we created the attention-based neural network model with input that is the aggregated representation </w:t>
      </w:r>
      <w:r w:rsidR="00C12273">
        <w:rPr>
          <w:bCs/>
          <w:lang w:val="vi-VN"/>
        </w:rPr>
        <w:t>including</w:t>
      </w:r>
      <w:r w:rsidR="00014ED6" w:rsidRPr="00014ED6">
        <w:rPr>
          <w:bCs/>
          <w:lang w:val="vi-VN"/>
        </w:rPr>
        <w:t xml:space="preserve"> AST, CFG, and PDG. That aggregated representation is called Code Property Graph (CPG).</w:t>
      </w:r>
    </w:p>
    <w:p w14:paraId="42E2D30C" w14:textId="77777777" w:rsidR="00263827" w:rsidRPr="00680995" w:rsidRDefault="00263827" w:rsidP="003E769A">
      <w:pPr>
        <w:ind w:firstLine="0"/>
        <w:rPr>
          <w:lang w:val="x-none" w:eastAsia="x-none"/>
        </w:rPr>
      </w:pPr>
    </w:p>
    <w:p w14:paraId="02B5B188" w14:textId="5D2D58D1" w:rsidR="00BE3D8A" w:rsidRPr="00BE3D8A" w:rsidRDefault="00517D7A" w:rsidP="00B65F9E">
      <w:pPr>
        <w:pStyle w:val="05Tmtt-Abstract"/>
        <w:sectPr w:rsidR="00BE3D8A" w:rsidRPr="00BE3D8A" w:rsidSect="00601AA5">
          <w:type w:val="continuous"/>
          <w:pgSz w:w="11909" w:h="16834" w:code="9"/>
          <w:pgMar w:top="851" w:right="851" w:bottom="851" w:left="1418" w:header="289" w:footer="289" w:gutter="0"/>
          <w:cols w:num="2" w:space="284"/>
          <w:docGrid w:linePitch="360"/>
        </w:sectPr>
      </w:pPr>
      <w:r w:rsidRPr="00680995">
        <w:rPr>
          <w:b/>
        </w:rPr>
        <w:t>Key words</w:t>
      </w:r>
      <w:r w:rsidR="0030375A" w:rsidRPr="00680995">
        <w:rPr>
          <w:b/>
        </w:rPr>
        <w:t xml:space="preserve"> -</w:t>
      </w:r>
      <w:r w:rsidR="00D43723" w:rsidRPr="00680995">
        <w:t xml:space="preserve"> </w:t>
      </w:r>
      <w:r w:rsidR="00B65F9E">
        <w:t>Natural Language Processing</w:t>
      </w:r>
      <w:r w:rsidR="00B65F9E">
        <w:rPr>
          <w:lang w:val="vi-VN"/>
        </w:rPr>
        <w:t>;</w:t>
      </w:r>
      <w:r w:rsidR="00B65F9E">
        <w:t xml:space="preserve"> Code Property Graph</w:t>
      </w:r>
      <w:r w:rsidR="00B65F9E">
        <w:rPr>
          <w:lang w:val="vi-VN"/>
        </w:rPr>
        <w:t>;</w:t>
      </w:r>
      <w:r w:rsidR="00B65F9E">
        <w:t xml:space="preserve"> Multi-label classification</w:t>
      </w:r>
      <w:r w:rsidR="00B65F9E">
        <w:rPr>
          <w:lang w:val="vi-VN"/>
        </w:rPr>
        <w:t>;</w:t>
      </w:r>
      <w:r w:rsidR="00B65F9E">
        <w:t xml:space="preserve"> Code Classification</w:t>
      </w:r>
      <w:r w:rsidR="00B65F9E">
        <w:rPr>
          <w:lang w:val="vi-VN"/>
        </w:rPr>
        <w:t>; Code Presentation.</w:t>
      </w:r>
    </w:p>
    <w:p w14:paraId="01390630" w14:textId="1B79501C" w:rsidR="00EF4E89" w:rsidRDefault="00470F1D" w:rsidP="00A1639B">
      <w:pPr>
        <w:pStyle w:val="Heading1"/>
      </w:pPr>
      <w:bookmarkStart w:id="4" w:name="_Ref120178213"/>
      <w:r w:rsidRPr="0065618C">
        <w:t>Đặt vấn đề</w:t>
      </w:r>
      <w:bookmarkEnd w:id="4"/>
    </w:p>
    <w:p w14:paraId="1802F474" w14:textId="65060076" w:rsidR="00D93077" w:rsidRPr="00522FA8" w:rsidRDefault="00D93077" w:rsidP="003F0553">
      <w:pPr>
        <w:pStyle w:val="Heading2"/>
      </w:pPr>
      <w:r w:rsidRPr="00522FA8">
        <w:t>Ứng dụng</w:t>
      </w:r>
    </w:p>
    <w:p w14:paraId="5CC65A0E" w14:textId="099CAC9A" w:rsidR="00F31951" w:rsidRDefault="00EF4E89" w:rsidP="003F0553">
      <w:pPr>
        <w:rPr>
          <w:lang w:val="vi-VN"/>
        </w:rPr>
      </w:pPr>
      <w:r>
        <w:rPr>
          <w:lang w:val="vi-VN"/>
        </w:rPr>
        <w:t xml:space="preserve">Những năm gần đây, ngày càng có nhiều người quan tâm đến lập trình thi đấu, hoặc vì mục đích giáo dục đơn thuần hay để chuẩn bị cho các cuộc phỏng vấn xin việc. Theo xu hướng này, chúng ta cũng có thể thấy sự gia tăng số lượng các nền tảng trực tuyến cung cấp các dịch vụ như giải quyết </w:t>
      </w:r>
      <w:r w:rsidR="00B66A1C">
        <w:rPr>
          <w:lang w:val="vi-VN"/>
        </w:rPr>
        <w:t>vấn đề</w:t>
      </w:r>
      <w:r>
        <w:rPr>
          <w:lang w:val="vi-VN"/>
        </w:rPr>
        <w:t xml:space="preserve"> lập trình hoặc hướng dẫn lập trình. Những bài toán lập trình này dựa trên một số lượng chiến lược</w:t>
      </w:r>
      <w:r w:rsidR="00F31951">
        <w:rPr>
          <w:lang w:val="vi-VN"/>
        </w:rPr>
        <w:t xml:space="preserve"> có hạn. Nắm bắt được chiến lược nào để giải quyết bài toán đó là chìa khoá để thiết kế giải pháp. Tuy nhiên, nó rất khó để suy luận trực tiếp từ văn bản câu hỏi, đặc biệt là những người với ít hoặc không có kinh nghiệm trong lập trình thi đấu. Do đó, việc hỗ trợ lập trình viên xác định được các chiến lược khả thi có thể tỏ ra rất hữu ích, hiệu quả và mang tính giáo dục.</w:t>
      </w:r>
    </w:p>
    <w:p w14:paraId="6E088BCB" w14:textId="5800611B" w:rsidR="004565A0" w:rsidRDefault="00B66A1C" w:rsidP="003F0553">
      <w:pPr>
        <w:rPr>
          <w:lang w:val="vi-VN"/>
        </w:rPr>
      </w:pPr>
      <w:r>
        <w:rPr>
          <w:lang w:val="vi-VN"/>
        </w:rPr>
        <w:tab/>
        <w:t>Để đạt được điều này, chúng tôi đề xuất một hệ thống tự động gắn nhãn một vấn đề lập trình dựa trên các mã nguồn đã giải quyết nó. Các nhãn này có thể chung chung, chẳng hạn như “Math” hay “Implementation” hoặc cụ thể hơn như “</w:t>
      </w:r>
      <w:r w:rsidR="00C83609">
        <w:rPr>
          <w:lang w:val="vi-VN"/>
        </w:rPr>
        <w:t>Binary Search”, “Combinatorics”. Mỗi vấn đề có thể có nhiều nhãn, vì vậy nghiên cứu này tập trung vào bài toán phân loại đa nhãn, là một vấn đề khó khăn hơn so với phân loại đa lớp thông thường, trong đó mỗi điểm dữ liệu chỉ có thể có một nhãn đính kèm. Một</w:t>
      </w:r>
      <w:r w:rsidR="008D3814" w:rsidRPr="008D3814">
        <w:rPr>
          <w:lang w:val="vi-VN"/>
        </w:rPr>
        <w:t xml:space="preserve"> </w:t>
      </w:r>
      <w:r w:rsidR="008D3814">
        <w:rPr>
          <w:lang w:val="vi-VN"/>
        </w:rPr>
        <w:t>chiều đầu vào của đường dẫn AST,CFG, PDG và mã tokens lần lượt là 500, 50, 100, 500</w:t>
      </w:r>
      <w:r w:rsidR="00C83609">
        <w:rPr>
          <w:lang w:val="vi-VN"/>
        </w:rPr>
        <w:t xml:space="preserve"> vấn đề tương tự là dự đoán các nhãn này dựa trên văn bản câu hỏi, nhưng điều này sẽ có hạn chế bởi vì mâu thuẫn ngôn ngữ. Vì vậy, phần đầu vào của hệ thống là các mã nguồn.</w:t>
      </w:r>
    </w:p>
    <w:p w14:paraId="6C8FA259" w14:textId="5D541FE6" w:rsidR="00EF1209" w:rsidRDefault="00EF1209" w:rsidP="00B66A1C">
      <w:pPr>
        <w:ind w:firstLine="0"/>
        <w:rPr>
          <w:lang w:val="vi-VN"/>
        </w:rPr>
      </w:pPr>
    </w:p>
    <w:p w14:paraId="7F58A639" w14:textId="77777777" w:rsidR="00EF1209" w:rsidRDefault="00EF1209" w:rsidP="00B66A1C">
      <w:pPr>
        <w:ind w:firstLine="0"/>
        <w:rPr>
          <w:lang w:val="vi-VN"/>
        </w:rPr>
      </w:pPr>
    </w:p>
    <w:p w14:paraId="5E4142B6" w14:textId="77777777" w:rsidR="00522FA8" w:rsidRDefault="00522FA8" w:rsidP="00B66A1C">
      <w:pPr>
        <w:ind w:firstLine="0"/>
        <w:rPr>
          <w:lang w:val="vi-VN"/>
        </w:rPr>
      </w:pPr>
    </w:p>
    <w:tbl>
      <w:tblPr>
        <w:tblStyle w:val="TableGrid"/>
        <w:tblW w:w="0" w:type="auto"/>
        <w:tblLook w:val="04A0" w:firstRow="1" w:lastRow="0" w:firstColumn="1" w:lastColumn="0" w:noHBand="0" w:noVBand="1"/>
      </w:tblPr>
      <w:tblGrid>
        <w:gridCol w:w="4675"/>
      </w:tblGrid>
      <w:tr w:rsidR="004565A0" w14:paraId="0751BEA2" w14:textId="77777777" w:rsidTr="004565A0">
        <w:tc>
          <w:tcPr>
            <w:tcW w:w="4734" w:type="dxa"/>
          </w:tcPr>
          <w:p w14:paraId="7D06726A" w14:textId="7A93D8D8" w:rsidR="004565A0" w:rsidRPr="004565A0" w:rsidRDefault="004565A0" w:rsidP="00581660">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jc w:val="left"/>
              <w:rPr>
                <w:rFonts w:asciiTheme="minorHAnsi" w:hAnsiTheme="minorHAnsi" w:cstheme="minorHAnsi"/>
                <w:color w:val="000000"/>
                <w:szCs w:val="20"/>
                <w:lang w:eastAsia="ja-JP"/>
              </w:rPr>
            </w:pPr>
            <w:r w:rsidRPr="004565A0">
              <w:rPr>
                <w:rFonts w:asciiTheme="minorHAnsi" w:hAnsiTheme="minorHAnsi" w:cstheme="minorHAnsi"/>
                <w:color w:val="000000"/>
                <w:szCs w:val="20"/>
                <w:lang w:val="vi-VN" w:eastAsia="ja-JP"/>
              </w:rPr>
              <w:t xml:space="preserve">   </w:t>
            </w:r>
            <w:r w:rsidR="00A1639B">
              <w:rPr>
                <w:rFonts w:asciiTheme="minorHAnsi" w:hAnsiTheme="minorHAnsi" w:cstheme="minorHAnsi"/>
                <w:color w:val="000000"/>
                <w:szCs w:val="20"/>
                <w:lang w:val="vi-VN" w:eastAsia="ja-JP"/>
              </w:rPr>
              <w:t>bool ev</w:t>
            </w:r>
            <w:r w:rsidR="00A1639B">
              <w:rPr>
                <w:rFonts w:asciiTheme="minorHAnsi" w:hAnsiTheme="minorHAnsi" w:cstheme="minorHAnsi"/>
                <w:color w:val="000000"/>
                <w:szCs w:val="20"/>
                <w:lang w:eastAsia="ja-JP"/>
              </w:rPr>
              <w:t>en_num</w:t>
            </w:r>
            <w:r w:rsidRPr="004565A0">
              <w:rPr>
                <w:rFonts w:asciiTheme="minorHAnsi" w:hAnsiTheme="minorHAnsi" w:cstheme="minorHAnsi"/>
                <w:color w:val="000000"/>
                <w:szCs w:val="20"/>
                <w:lang w:eastAsia="ja-JP"/>
              </w:rPr>
              <w:t>(</w:t>
            </w:r>
            <w:r w:rsidR="00A1639B">
              <w:rPr>
                <w:rFonts w:asciiTheme="minorHAnsi" w:hAnsiTheme="minorHAnsi" w:cstheme="minorHAnsi"/>
                <w:color w:val="000000"/>
                <w:szCs w:val="20"/>
                <w:lang w:eastAsia="ja-JP"/>
              </w:rPr>
              <w:t>int x</w:t>
            </w:r>
            <w:r w:rsidRPr="004565A0">
              <w:rPr>
                <w:rFonts w:asciiTheme="minorHAnsi" w:hAnsiTheme="minorHAnsi" w:cstheme="minorHAnsi"/>
                <w:color w:val="000000"/>
                <w:szCs w:val="20"/>
                <w:lang w:eastAsia="ja-JP"/>
              </w:rPr>
              <w:t>){</w:t>
            </w:r>
          </w:p>
          <w:p w14:paraId="21FF117F" w14:textId="6248AFC9" w:rsidR="004565A0" w:rsidRDefault="004565A0" w:rsidP="00A1639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jc w:val="left"/>
              <w:rPr>
                <w:rFonts w:asciiTheme="minorHAnsi" w:hAnsiTheme="minorHAnsi" w:cstheme="minorHAnsi"/>
                <w:color w:val="000000"/>
                <w:szCs w:val="20"/>
                <w:lang w:eastAsia="ja-JP"/>
              </w:rPr>
            </w:pPr>
            <w:r w:rsidRPr="004565A0">
              <w:rPr>
                <w:rFonts w:asciiTheme="minorHAnsi" w:hAnsiTheme="minorHAnsi" w:cstheme="minorHAnsi"/>
                <w:color w:val="000000"/>
                <w:szCs w:val="20"/>
                <w:lang w:eastAsia="ja-JP"/>
              </w:rPr>
              <w:t xml:space="preserve">  </w:t>
            </w:r>
            <w:r w:rsidRPr="004565A0">
              <w:rPr>
                <w:rFonts w:asciiTheme="minorHAnsi" w:hAnsiTheme="minorHAnsi" w:cstheme="minorHAnsi"/>
                <w:color w:val="000000"/>
                <w:szCs w:val="20"/>
                <w:lang w:val="vi-VN" w:eastAsia="ja-JP"/>
              </w:rPr>
              <w:t xml:space="preserve">     </w:t>
            </w:r>
            <w:r w:rsidR="00A1639B">
              <w:rPr>
                <w:rFonts w:asciiTheme="minorHAnsi" w:hAnsiTheme="minorHAnsi" w:cstheme="minorHAnsi"/>
                <w:color w:val="000000"/>
                <w:szCs w:val="20"/>
                <w:lang w:val="vi-VN" w:eastAsia="ja-JP"/>
              </w:rPr>
              <w:t xml:space="preserve"> </w:t>
            </w:r>
            <w:r w:rsidR="00A1639B">
              <w:rPr>
                <w:rFonts w:asciiTheme="minorHAnsi" w:hAnsiTheme="minorHAnsi" w:cstheme="minorHAnsi"/>
                <w:color w:val="000000"/>
                <w:szCs w:val="20"/>
                <w:lang w:eastAsia="ja-JP"/>
              </w:rPr>
              <w:t xml:space="preserve"> if (x % 2 ==0) return </w:t>
            </w:r>
            <w:proofErr w:type="gramStart"/>
            <w:r w:rsidR="00A1639B">
              <w:rPr>
                <w:rFonts w:asciiTheme="minorHAnsi" w:hAnsiTheme="minorHAnsi" w:cstheme="minorHAnsi"/>
                <w:color w:val="000000"/>
                <w:szCs w:val="20"/>
                <w:lang w:eastAsia="ja-JP"/>
              </w:rPr>
              <w:t>true;</w:t>
            </w:r>
            <w:proofErr w:type="gramEnd"/>
          </w:p>
          <w:p w14:paraId="198C93A7" w14:textId="12419B55" w:rsidR="00A1639B" w:rsidRPr="00A1639B" w:rsidRDefault="00A1639B" w:rsidP="00A1639B">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jc w:val="left"/>
              <w:rPr>
                <w:rFonts w:asciiTheme="minorHAnsi" w:hAnsiTheme="minorHAnsi" w:cstheme="minorHAnsi"/>
                <w:color w:val="000000"/>
                <w:szCs w:val="20"/>
                <w:lang w:eastAsia="ja-JP"/>
              </w:rPr>
            </w:pPr>
            <w:r>
              <w:rPr>
                <w:rFonts w:asciiTheme="minorHAnsi" w:hAnsiTheme="minorHAnsi" w:cstheme="minorHAnsi"/>
                <w:color w:val="000000"/>
                <w:szCs w:val="20"/>
                <w:lang w:eastAsia="ja-JP"/>
              </w:rPr>
              <w:t xml:space="preserve">         else return </w:t>
            </w:r>
            <w:proofErr w:type="gramStart"/>
            <w:r>
              <w:rPr>
                <w:rFonts w:asciiTheme="minorHAnsi" w:hAnsiTheme="minorHAnsi" w:cstheme="minorHAnsi"/>
                <w:color w:val="000000"/>
                <w:szCs w:val="20"/>
                <w:lang w:eastAsia="ja-JP"/>
              </w:rPr>
              <w:t>false;</w:t>
            </w:r>
            <w:proofErr w:type="gramEnd"/>
          </w:p>
          <w:p w14:paraId="1D4649AD" w14:textId="77777777" w:rsidR="004565A0" w:rsidRDefault="004565A0" w:rsidP="004565A0">
            <w:pPr>
              <w:rPr>
                <w:rFonts w:asciiTheme="minorHAnsi" w:hAnsiTheme="minorHAnsi" w:cstheme="minorHAnsi"/>
                <w:color w:val="000000"/>
                <w:szCs w:val="20"/>
                <w:lang w:eastAsia="ja-JP"/>
              </w:rPr>
            </w:pPr>
            <w:r w:rsidRPr="004565A0">
              <w:rPr>
                <w:rFonts w:asciiTheme="minorHAnsi" w:hAnsiTheme="minorHAnsi" w:cstheme="minorHAnsi"/>
                <w:color w:val="000000"/>
                <w:szCs w:val="20"/>
                <w:lang w:val="vi-VN" w:eastAsia="ja-JP"/>
              </w:rPr>
              <w:t xml:space="preserve">    </w:t>
            </w:r>
            <w:r w:rsidRPr="004565A0">
              <w:rPr>
                <w:rFonts w:asciiTheme="minorHAnsi" w:hAnsiTheme="minorHAnsi" w:cstheme="minorHAnsi"/>
                <w:color w:val="000000"/>
                <w:szCs w:val="20"/>
                <w:lang w:eastAsia="ja-JP"/>
              </w:rPr>
              <w:t>}</w:t>
            </w:r>
          </w:p>
          <w:p w14:paraId="55325773" w14:textId="29DA7BF4" w:rsidR="004565A0" w:rsidRPr="00A1639B" w:rsidRDefault="004565A0" w:rsidP="004565A0">
            <w:pPr>
              <w:ind w:firstLine="0"/>
            </w:pPr>
            <w:r>
              <w:rPr>
                <w:rFonts w:asciiTheme="minorHAnsi" w:hAnsiTheme="minorHAnsi" w:cstheme="minorHAnsi"/>
                <w:color w:val="000000"/>
                <w:szCs w:val="20"/>
                <w:lang w:val="vi-VN" w:eastAsia="ja-JP"/>
              </w:rPr>
              <w:t xml:space="preserve">                                              </w:t>
            </w:r>
            <w:r w:rsidR="004D0AB3">
              <w:rPr>
                <w:rFonts w:asciiTheme="minorHAnsi" w:hAnsiTheme="minorHAnsi" w:cstheme="minorHAnsi"/>
                <w:color w:val="000000"/>
                <w:szCs w:val="20"/>
                <w:lang w:val="vi-VN" w:eastAsia="ja-JP"/>
              </w:rPr>
              <w:t xml:space="preserve">          </w:t>
            </w:r>
            <w:r>
              <w:rPr>
                <w:rFonts w:asciiTheme="minorHAnsi" w:hAnsiTheme="minorHAnsi" w:cstheme="minorHAnsi"/>
                <w:color w:val="000000"/>
                <w:szCs w:val="20"/>
                <w:lang w:val="vi-VN" w:eastAsia="ja-JP"/>
              </w:rPr>
              <w:t xml:space="preserve"> Labels: Math</w:t>
            </w:r>
          </w:p>
        </w:tc>
      </w:tr>
    </w:tbl>
    <w:p w14:paraId="58F8C4B9" w14:textId="3FED3320" w:rsidR="004565A0" w:rsidRPr="004565A0" w:rsidRDefault="004565A0" w:rsidP="00872015">
      <w:pPr>
        <w:pStyle w:val="Caption"/>
        <w:rPr>
          <w:lang w:val="vi-VN"/>
        </w:rPr>
      </w:pPr>
      <w:r>
        <w:rPr>
          <w:b/>
        </w:rPr>
        <w:t>Hình 1:</w:t>
      </w:r>
      <w:r>
        <w:rPr>
          <w:lang w:val="vi-VN"/>
        </w:rPr>
        <w:t xml:space="preserve"> Ví dụ về 1 mã nguồn</w:t>
      </w:r>
    </w:p>
    <w:p w14:paraId="2EDE22CE" w14:textId="138AB2B2" w:rsidR="00D93077" w:rsidRDefault="00014ED6" w:rsidP="003F0553">
      <w:pPr>
        <w:pStyle w:val="Heading2"/>
      </w:pPr>
      <w:r w:rsidRPr="00522FA8">
        <w:t>Các nghiên cứu hiện nay</w:t>
      </w:r>
    </w:p>
    <w:p w14:paraId="4AF6118F" w14:textId="402C0B42" w:rsidR="00EF1209" w:rsidRPr="00EF1209" w:rsidRDefault="00EF1209" w:rsidP="003F0553">
      <w:pPr>
        <w:rPr>
          <w:lang w:val="vi-VN"/>
        </w:rPr>
      </w:pPr>
      <w:r w:rsidRPr="00EF1209">
        <w:rPr>
          <w:lang w:val="vi-VN"/>
        </w:rPr>
        <w:t>Do sự tiến bộ của các phương pháp phân tích và những kiến trúc học sâu, các nhà nghiên cứu đã tập trung trong việc phân tích ngữ nghĩa của cú pháp, trích xuất các thuộc tính của chương trình một cách tự động để làm cho phần mềm trở nên dễ hiểu và dễ bảo trì hơn. Vì vậy, biểu diễn mã nguồn là trọng tâm và có ảnh hưởng lớn đến hiệu suất của các hướng tiếp cận.</w:t>
      </w:r>
    </w:p>
    <w:p w14:paraId="65EEF1E7" w14:textId="19BD8266" w:rsidR="00B123D8" w:rsidRDefault="00EF4E89" w:rsidP="003F0553">
      <w:pPr>
        <w:rPr>
          <w:lang w:val="vi-VN"/>
        </w:rPr>
      </w:pPr>
      <w:r>
        <w:rPr>
          <w:lang w:val="vi-VN"/>
        </w:rPr>
        <w:t xml:space="preserve"> </w:t>
      </w:r>
      <w:r w:rsidR="0073502C">
        <w:rPr>
          <w:lang w:val="vi-VN"/>
        </w:rPr>
        <w:t>Nhiều nghiên cứu hiện nay đã sử dụng biểu diễn cây và đồ thị như AST, CFG hoặc PDG trong việc biểu diễn mã nguồn. Trong đó, code2vec</w:t>
      </w:r>
      <w:r w:rsidR="00FA1B4E">
        <w:rPr>
          <w:lang w:val="vi-VN"/>
        </w:rPr>
        <w:t xml:space="preserve"> </w:t>
      </w:r>
      <w:hyperlink w:anchor="references" w:history="1">
        <w:r w:rsidR="00FA1B4E" w:rsidRPr="003F0553">
          <w:rPr>
            <w:rStyle w:val="Hyperlink"/>
            <w:lang w:val="vi-VN"/>
          </w:rPr>
          <w:t>[1]</w:t>
        </w:r>
        <w:r w:rsidR="008823B2" w:rsidRPr="003F0553">
          <w:rPr>
            <w:rStyle w:val="Hyperlink"/>
            <w:lang w:val="vi-VN"/>
          </w:rPr>
          <w:fldChar w:fldCharType="begin"/>
        </w:r>
        <w:r w:rsidR="008823B2" w:rsidRPr="003F0553">
          <w:rPr>
            <w:rStyle w:val="Hyperlink"/>
          </w:rPr>
          <w:instrText xml:space="preserve"> TA \l "</w:instrText>
        </w:r>
        <w:r w:rsidR="008823B2" w:rsidRPr="003F0553">
          <w:rPr>
            <w:rStyle w:val="Hyperlink"/>
            <w:lang w:val="vi-VN"/>
          </w:rPr>
          <w:instrText>code2vec</w:instrText>
        </w:r>
        <w:r w:rsidR="008823B2" w:rsidRPr="003F0553">
          <w:rPr>
            <w:rStyle w:val="Hyperlink"/>
          </w:rPr>
          <w:instrText xml:space="preserve">" \s "code2vec" \c 1 </w:instrText>
        </w:r>
        <w:r w:rsidR="008823B2" w:rsidRPr="003F0553">
          <w:rPr>
            <w:rStyle w:val="Hyperlink"/>
            <w:lang w:val="vi-VN"/>
          </w:rPr>
          <w:fldChar w:fldCharType="end"/>
        </w:r>
      </w:hyperlink>
      <w:r w:rsidR="0073502C">
        <w:rPr>
          <w:lang w:val="vi-VN"/>
        </w:rPr>
        <w:t xml:space="preserve"> đã sử dụng đường dẫn AST với mô hình mạng neuron sử dụng cơ chế chú ý</w:t>
      </w:r>
      <w:r w:rsidR="003E5B48">
        <w:rPr>
          <w:lang w:val="vi-VN"/>
        </w:rPr>
        <w:t xml:space="preserve"> và ứng dụng được trong nhiều công việc. Hay đồ thị CPG đã được Yamaguchi</w:t>
      </w:r>
      <w:r w:rsidR="003F0553">
        <w:rPr>
          <w:lang w:val="vi-VN"/>
        </w:rPr>
        <w:t xml:space="preserve"> </w:t>
      </w:r>
      <w:hyperlink w:anchor="references3" w:history="1">
        <w:r w:rsidR="003F0553" w:rsidRPr="003F0553">
          <w:rPr>
            <w:rStyle w:val="Hyperlink"/>
            <w:lang w:val="vi-VN"/>
          </w:rPr>
          <w:t>[3]</w:t>
        </w:r>
      </w:hyperlink>
      <w:r w:rsidR="003E5B48">
        <w:rPr>
          <w:lang w:val="vi-VN"/>
        </w:rPr>
        <w:t xml:space="preserve"> sử dụng để biểu diễn mã nguồn trong việc tìm lỗ hỏng phần mềm. Hơn nữa, mocktail</w:t>
      </w:r>
      <w:r w:rsidR="003F0553">
        <w:rPr>
          <w:lang w:val="vi-VN"/>
        </w:rPr>
        <w:t xml:space="preserve"> </w:t>
      </w:r>
      <w:hyperlink w:anchor="references2" w:history="1">
        <w:r w:rsidR="003F0553" w:rsidRPr="003F0553">
          <w:rPr>
            <w:rStyle w:val="Hyperlink"/>
            <w:lang w:val="vi-VN"/>
          </w:rPr>
          <w:t>[2]</w:t>
        </w:r>
      </w:hyperlink>
      <w:r w:rsidR="003E5B48">
        <w:rPr>
          <w:lang w:val="vi-VN"/>
        </w:rPr>
        <w:t xml:space="preserve"> đã thực hiện thử nghiệm cho thấy rằng </w:t>
      </w:r>
      <w:r w:rsidR="00646DEC">
        <w:rPr>
          <w:lang w:val="vi-VN"/>
        </w:rPr>
        <w:t>các biểu diễn ngữ nghĩa CFG, PDG,… cải thiện hiệu suất mô hình.</w:t>
      </w:r>
    </w:p>
    <w:p w14:paraId="6453B2E7" w14:textId="0766F804" w:rsidR="00646DEC" w:rsidRDefault="00646DEC" w:rsidP="003F0553">
      <w:pPr>
        <w:rPr>
          <w:lang w:val="vi-VN"/>
        </w:rPr>
      </w:pPr>
      <w:r>
        <w:rPr>
          <w:lang w:val="vi-VN"/>
        </w:rPr>
        <w:t>Vì vậy, những đóng góp mà bài báo của chúng tôi đem lại gồm:</w:t>
      </w:r>
    </w:p>
    <w:p w14:paraId="3F189F56" w14:textId="10EB3C3D" w:rsidR="00646DEC" w:rsidRPr="003F0553" w:rsidRDefault="00646DEC" w:rsidP="003F0553">
      <w:pPr>
        <w:pStyle w:val="ListParagraph"/>
        <w:numPr>
          <w:ilvl w:val="0"/>
          <w:numId w:val="13"/>
        </w:numPr>
        <w:rPr>
          <w:lang w:val="vi-VN"/>
        </w:rPr>
      </w:pPr>
      <w:r w:rsidRPr="003F0553">
        <w:rPr>
          <w:lang w:val="vi-VN"/>
        </w:rPr>
        <w:t>Sử dụng biểu diễn CPG</w:t>
      </w:r>
      <w:r w:rsidR="00756C3A" w:rsidRPr="003F0553">
        <w:rPr>
          <w:lang w:val="vi-VN"/>
        </w:rPr>
        <w:t xml:space="preserve"> để biểu diễn mã nguồn, làm đầu vào cho mô hình.</w:t>
      </w:r>
    </w:p>
    <w:p w14:paraId="067AA3AC" w14:textId="1513A46A" w:rsidR="00756C3A" w:rsidRPr="003F0553" w:rsidRDefault="00756C3A" w:rsidP="003F0553">
      <w:pPr>
        <w:pStyle w:val="ListParagraph"/>
        <w:numPr>
          <w:ilvl w:val="0"/>
          <w:numId w:val="13"/>
        </w:numPr>
        <w:rPr>
          <w:lang w:val="vi-VN"/>
        </w:rPr>
      </w:pPr>
      <w:r w:rsidRPr="003F0553">
        <w:rPr>
          <w:lang w:val="vi-VN"/>
        </w:rPr>
        <w:t>Xây dựng mô hình phân loại nhãn thuật toán hay cách tiếp cận các vấn đề lập trình thi đấu.</w:t>
      </w:r>
    </w:p>
    <w:p w14:paraId="6CE918BD" w14:textId="7F4127F9" w:rsidR="00A67E8F" w:rsidRDefault="00A67E8F" w:rsidP="003F0553">
      <w:pPr>
        <w:rPr>
          <w:lang w:val="vi-VN"/>
        </w:rPr>
      </w:pPr>
      <w:r>
        <w:rPr>
          <w:lang w:val="vi-VN"/>
        </w:rPr>
        <w:t>Phần còn lại của bài báo bao gồm:</w:t>
      </w:r>
      <w:r w:rsidR="00C6268F">
        <w:rPr>
          <w:lang w:val="vi-VN"/>
        </w:rPr>
        <w:t xml:space="preserve"> Phần 2 trình bày lý  </w:t>
      </w:r>
      <w:r w:rsidR="00C6268F">
        <w:rPr>
          <w:lang w:val="vi-VN"/>
        </w:rPr>
        <w:lastRenderedPageBreak/>
        <w:t xml:space="preserve">thuyết nghiên cứu. Phần </w:t>
      </w:r>
      <w:r w:rsidR="00646DEC">
        <w:rPr>
          <w:lang w:val="vi-VN"/>
        </w:rPr>
        <w:t>3</w:t>
      </w:r>
      <w:r w:rsidR="00C6268F">
        <w:rPr>
          <w:lang w:val="vi-VN"/>
        </w:rPr>
        <w:t xml:space="preserve"> trình bày </w:t>
      </w:r>
      <w:r w:rsidR="00646DEC">
        <w:rPr>
          <w:lang w:val="vi-VN"/>
        </w:rPr>
        <w:t xml:space="preserve">tổng quan </w:t>
      </w:r>
      <w:r w:rsidR="00C6268F">
        <w:rPr>
          <w:lang w:val="vi-VN"/>
        </w:rPr>
        <w:t xml:space="preserve">bộ dữ liệu. </w:t>
      </w:r>
      <w:r w:rsidR="00C6268F" w:rsidRPr="003F0553">
        <w:t xml:space="preserve">Phần </w:t>
      </w:r>
      <w:r w:rsidR="00646DEC" w:rsidRPr="003F0553">
        <w:t>4</w:t>
      </w:r>
      <w:r w:rsidR="00C6268F" w:rsidRPr="003F0553">
        <w:t xml:space="preserve"> trình bày </w:t>
      </w:r>
      <w:r w:rsidR="00646DEC" w:rsidRPr="003F0553">
        <w:t>phương pháp</w:t>
      </w:r>
      <w:r w:rsidR="00C6268F" w:rsidRPr="003F0553">
        <w:t xml:space="preserve"> phân loại đa nhãn. Phần </w:t>
      </w:r>
      <w:r w:rsidR="00646DEC" w:rsidRPr="003F0553">
        <w:t>5</w:t>
      </w:r>
      <w:r w:rsidR="00C6268F" w:rsidRPr="003F0553">
        <w:t xml:space="preserve"> trình bày kết quả </w:t>
      </w:r>
      <w:r w:rsidR="00646DEC" w:rsidRPr="003F0553">
        <w:t xml:space="preserve">thực nghiệm </w:t>
      </w:r>
      <w:r w:rsidR="00C6268F" w:rsidRPr="003F0553">
        <w:t xml:space="preserve">của mô hình. Phần </w:t>
      </w:r>
      <w:r w:rsidR="00646DEC" w:rsidRPr="003F0553">
        <w:t>6</w:t>
      </w:r>
      <w:r w:rsidR="00C6268F" w:rsidRPr="003F0553">
        <w:t xml:space="preserve"> trình bày kết luận.</w:t>
      </w:r>
    </w:p>
    <w:p w14:paraId="7008848E" w14:textId="46DF7E13" w:rsidR="00A67E8F" w:rsidRDefault="00C973E6" w:rsidP="00A1639B">
      <w:pPr>
        <w:pStyle w:val="Heading1"/>
        <w:rPr>
          <w:lang w:val="vi-VN"/>
        </w:rPr>
      </w:pPr>
      <w:r>
        <w:rPr>
          <w:lang w:val="vi-VN"/>
        </w:rPr>
        <w:t>Cơ sở lý thuyết</w:t>
      </w:r>
    </w:p>
    <w:p w14:paraId="2DEA24DB" w14:textId="386DE7D9" w:rsidR="00A67E8F" w:rsidRPr="00522FA8" w:rsidRDefault="00A67E8F" w:rsidP="003F0553">
      <w:pPr>
        <w:pStyle w:val="Heading2"/>
      </w:pPr>
      <w:r w:rsidRPr="00522FA8">
        <w:t>Biểu diễn mã nguồn</w:t>
      </w:r>
    </w:p>
    <w:p w14:paraId="6B644985" w14:textId="1EB53051" w:rsidR="008248E8" w:rsidRPr="005C5655" w:rsidRDefault="008248E8" w:rsidP="003F0553">
      <w:pPr>
        <w:rPr>
          <w:lang w:val="vi-VN"/>
        </w:rPr>
      </w:pPr>
      <w:r>
        <w:rPr>
          <w:lang w:val="vi-VN"/>
        </w:rPr>
        <w:t>Các nhà nghiên cứu về phân tích chương trình và thiết kế</w:t>
      </w:r>
      <w:r w:rsidR="001613D2">
        <w:rPr>
          <w:lang w:val="vi-VN"/>
        </w:rPr>
        <w:t xml:space="preserve"> trình biên dịch đã phát triển nhiều trong biểu diễn mã nguồn trung gian. Các cách biểu diễn này biểu thị rất tốt các thuộc tính của chương trình. Trong nghiên cứu này, chúng tôi sử dụng ba trong số cách biểu diễu nổi bật. Đó là cây cú pháp trừu tượng (Abstract Syntax Tree - AST), đồ thị luồng điều khiển (Control Flow Graph – CFG) và đồ thị phụ thuộc chương trình (Program Dependence Graph – DPG).</w:t>
      </w:r>
      <w:r w:rsidR="005C5655">
        <w:t xml:space="preserve"> Chúng</w:t>
      </w:r>
      <w:r w:rsidR="005C5655">
        <w:rPr>
          <w:lang w:val="vi-VN"/>
        </w:rPr>
        <w:t xml:space="preserve"> tôi định nghĩa chúng lần lượt:</w:t>
      </w:r>
    </w:p>
    <w:p w14:paraId="2084AE2C" w14:textId="0BCBB399" w:rsidR="001613D2" w:rsidRPr="001613D2" w:rsidRDefault="001613D2" w:rsidP="003F0553">
      <w:pPr>
        <w:rPr>
          <w:lang w:val="vi-VN"/>
        </w:rPr>
      </w:pPr>
      <w:r>
        <w:rPr>
          <w:b/>
          <w:bCs/>
          <w:lang w:val="vi-VN"/>
        </w:rPr>
        <w:t xml:space="preserve">Định nghĩa 1 </w:t>
      </w:r>
      <w:r>
        <w:rPr>
          <w:lang w:val="vi-VN"/>
        </w:rPr>
        <w:t xml:space="preserve">(Abstract Syntax Tree): </w:t>
      </w:r>
      <w:r>
        <w:t>là một cây có giới hạn và có định hướng. Đây là cấu trúc cây mà các nút gốc được gán nhãn bằng các toán tử và các nút con được gán nhãn bằng các toán hạng hoặc biến. AST biểu diễn các cú pháp trong mã nguồn, nó trừu tượng bởi vì nó không thật sự biểu diễn hoàn toàn cú pháp mà chỉ là cấu trúc của chúng.</w:t>
      </w:r>
    </w:p>
    <w:p w14:paraId="045BF927" w14:textId="5943AB6E" w:rsidR="00A67E8F" w:rsidRPr="00C05758" w:rsidRDefault="001613D2" w:rsidP="003F0553">
      <w:pPr>
        <w:rPr>
          <w:lang w:val="vi-VN"/>
        </w:rPr>
      </w:pPr>
      <w:r>
        <w:rPr>
          <w:b/>
          <w:bCs/>
          <w:lang w:val="vi-VN"/>
        </w:rPr>
        <w:t xml:space="preserve">Định nghĩa 2 </w:t>
      </w:r>
      <w:r>
        <w:rPr>
          <w:lang w:val="vi-VN"/>
        </w:rPr>
        <w:t>(Control Flow Graph): l</w:t>
      </w:r>
      <w:r>
        <w:t xml:space="preserve">à đồ thị có hướng, trong đó các nút </w:t>
      </w:r>
      <w:r w:rsidR="00C05758">
        <w:t>thể</w:t>
      </w:r>
      <w:r w:rsidR="00C05758">
        <w:rPr>
          <w:lang w:val="vi-VN"/>
        </w:rPr>
        <w:t xml:space="preserve"> hiện vị ngữ hoặc câu lệnh</w:t>
      </w:r>
      <w:r>
        <w:t xml:space="preserve"> và các cạnh miêu tả con đường dòng điều khiển giữa các nút. Nó mô tả thứ tự thực thi các câu lệnh trong chương trình</w:t>
      </w:r>
      <w:r w:rsidR="00C05758">
        <w:rPr>
          <w:lang w:val="vi-VN"/>
        </w:rPr>
        <w:t>.</w:t>
      </w:r>
    </w:p>
    <w:p w14:paraId="13699A55" w14:textId="77777777" w:rsidR="00C973E6" w:rsidRDefault="00DD4BFE" w:rsidP="003F0553">
      <w:pPr>
        <w:rPr>
          <w:lang w:val="vi-VN"/>
        </w:rPr>
      </w:pPr>
      <w:r>
        <w:rPr>
          <w:b/>
          <w:bCs/>
        </w:rPr>
        <w:t>Định</w:t>
      </w:r>
      <w:r>
        <w:rPr>
          <w:b/>
          <w:bCs/>
          <w:lang w:val="vi-VN"/>
        </w:rPr>
        <w:t xml:space="preserve"> nghĩa 3</w:t>
      </w:r>
      <w:r>
        <w:rPr>
          <w:lang w:val="vi-VN"/>
        </w:rPr>
        <w:t xml:space="preserve"> (Program Dependence Graph):</w:t>
      </w:r>
      <w:r w:rsidR="00C05758">
        <w:rPr>
          <w:lang w:val="vi-VN"/>
        </w:rPr>
        <w:t xml:space="preserve"> Là 1 đồ thị có hướng, trong đó các nút thể hiện vị ngữ hoặc câu lệnh và các cạnh liên kết chúng thể hiện sự phụ thuộc trong điều khiển và dữ liệu. Vì vậy, cạnh của đồ thị PDG bao gồm 2 loại: cạnh phụ thuộc điều khiển thể hiện kết quả của một vị từ ảnh hướng đến biến và cạnh phụ thuộc dữ liệu thể hiện kết quả của một biến này ảnh hưởng đến một biến khác.</w:t>
      </w:r>
    </w:p>
    <w:p w14:paraId="29B4EBC4" w14:textId="3FD28030" w:rsidR="00754425" w:rsidRPr="002C6B54" w:rsidRDefault="00754425" w:rsidP="003F0553">
      <w:pPr>
        <w:pStyle w:val="Heading2"/>
      </w:pPr>
      <w:r w:rsidRPr="002C6B54">
        <w:t>Cơ chế chú ý</w:t>
      </w:r>
    </w:p>
    <w:p w14:paraId="320076C1" w14:textId="2D991AB0" w:rsidR="00FF2670" w:rsidRPr="00C47153" w:rsidRDefault="001D1FD9" w:rsidP="003F0553">
      <w:pPr>
        <w:rPr>
          <w:lang w:val="vi-VN"/>
        </w:rPr>
      </w:pPr>
      <w:r>
        <w:rPr>
          <w:lang w:val="vi-VN"/>
        </w:rPr>
        <w:t>Cơ chế chú ý (Attention Mechanism</w:t>
      </w:r>
      <w:r w:rsidR="00E238E3">
        <w:rPr>
          <w:lang w:val="vi-VN"/>
        </w:rPr>
        <w:t xml:space="preserve"> </w:t>
      </w:r>
      <w:hyperlink w:anchor="references8" w:history="1">
        <w:r w:rsidR="00E238E3" w:rsidRPr="00E238E3">
          <w:rPr>
            <w:rStyle w:val="Hyperlink"/>
            <w:lang w:val="vi-VN"/>
          </w:rPr>
          <w:t>[8]</w:t>
        </w:r>
      </w:hyperlink>
      <w:r>
        <w:rPr>
          <w:lang w:val="vi-VN"/>
        </w:rPr>
        <w:t>) trong học sâu là kĩ thuật nhấn mạnh những đầu vào giúp cho mô hình dự đoán tốt hơn, đồng thời ít chú ý vào những đầu vào không giúp. Lớp Attention thực hiện được điều này bằng cách gán trọng số trên các đầu vào để tính toán trọng số trung bình của tất cả các đầu vào.</w:t>
      </w:r>
      <w:r w:rsidR="00C47153">
        <w:rPr>
          <w:lang w:val="vi-VN"/>
        </w:rPr>
        <w:t xml:space="preserve"> Ưu điểm chính của mô hình nắm bắt được sự khác biệt </w:t>
      </w:r>
      <w:r w:rsidR="001B2C10">
        <w:rPr>
          <w:lang w:val="vi-VN"/>
        </w:rPr>
        <w:t>trong các đầu vào tương tự thông qua sự khác biệt trọng số được gán cho chúng.</w:t>
      </w:r>
    </w:p>
    <w:p w14:paraId="090A4428" w14:textId="5FD82D8A" w:rsidR="00430EB0" w:rsidRDefault="001D1FD9" w:rsidP="003F0553">
      <w:pPr>
        <w:rPr>
          <w:lang w:val="vi-VN"/>
        </w:rPr>
      </w:pPr>
      <w:r>
        <w:rPr>
          <w:lang w:val="vi-VN"/>
        </w:rPr>
        <w:t xml:space="preserve">Cho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1</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2</m:t>
            </m:r>
          </m:sub>
        </m:sSub>
        <m: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n</m:t>
            </m:r>
          </m:sub>
        </m:sSub>
      </m:oMath>
      <w:r>
        <w:rPr>
          <w:lang w:val="vi-VN"/>
        </w:rPr>
        <w:t xml:space="preserve"> là đầu vào của lớp Attention. </w:t>
      </w:r>
      <w:r w:rsidR="00C973E6">
        <w:rPr>
          <w:lang w:val="vi-VN"/>
        </w:rPr>
        <w:t xml:space="preserve">Mục đích của lớp Attention là </w:t>
      </w:r>
      <w:r w:rsidR="00C47153">
        <w:rPr>
          <w:lang w:val="vi-VN"/>
        </w:rPr>
        <w:t>học được</w:t>
      </w:r>
      <w:r w:rsidR="001B2C10">
        <w:rPr>
          <w:lang w:val="vi-VN"/>
        </w:rPr>
        <w:t xml:space="preserve"> vector Attention </w:t>
      </w:r>
      <m:oMath>
        <m:r>
          <w:rPr>
            <w:rFonts w:ascii="Cambria Math" w:hAnsi="Cambria Math"/>
            <w:lang w:val="vi-VN"/>
          </w:rPr>
          <m:t>a</m:t>
        </m:r>
      </m:oMath>
      <w:r w:rsidR="001B2C10">
        <w:rPr>
          <w:lang w:val="vi-VN"/>
        </w:rPr>
        <w:t xml:space="preserve">, được sử dụng để tính toán trọng số </w:t>
      </w:r>
      <m:oMath>
        <m:sSub>
          <m:sSubPr>
            <m:ctrlPr>
              <w:rPr>
                <w:rFonts w:ascii="Cambria Math" w:hAnsi="Cambria Math"/>
                <w:i/>
                <w:lang w:val="vi-VN"/>
              </w:rPr>
            </m:ctrlPr>
          </m:sSubPr>
          <m:e>
            <m:r>
              <w:rPr>
                <w:rFonts w:ascii="Cambria Math" w:hAnsi="Cambria Math"/>
                <w:lang w:val="vi-VN"/>
              </w:rPr>
              <m:t>α</m:t>
            </m:r>
          </m:e>
          <m:sub>
            <m:r>
              <w:rPr>
                <w:rFonts w:ascii="Cambria Math" w:hAnsi="Cambria Math"/>
                <w:lang w:val="vi-VN"/>
              </w:rPr>
              <m:t>i</m:t>
            </m:r>
          </m:sub>
        </m:sSub>
      </m:oMath>
      <w:r w:rsidR="001B2C10">
        <w:rPr>
          <w:lang w:val="vi-VN"/>
        </w:rPr>
        <w:t xml:space="preserve"> của </w:t>
      </w:r>
      <m:oMath>
        <m:sSub>
          <m:sSubPr>
            <m:ctrlPr>
              <w:rPr>
                <w:rFonts w:ascii="Cambria Math" w:hAnsi="Cambria Math"/>
                <w:i/>
                <w:lang w:val="vi-VN"/>
              </w:rPr>
            </m:ctrlPr>
          </m:sSubPr>
          <m:e>
            <m:r>
              <w:rPr>
                <w:rFonts w:ascii="Cambria Math" w:hAnsi="Cambria Math"/>
                <w:lang w:val="vi-VN"/>
              </w:rPr>
              <m:t>x</m:t>
            </m:r>
          </m:e>
          <m:sub>
            <m:r>
              <w:rPr>
                <w:rFonts w:ascii="Cambria Math" w:hAnsi="Cambria Math"/>
                <w:lang w:val="vi-VN"/>
              </w:rPr>
              <m:t>i</m:t>
            </m:r>
          </m:sub>
        </m:sSub>
      </m:oMath>
      <w:r w:rsidR="001B2C10">
        <w:rPr>
          <w:lang w:val="vi-VN"/>
        </w:rPr>
        <w:t xml:space="preserve">. Cho Vector Attention </w:t>
      </w:r>
      <m:oMath>
        <m:r>
          <w:rPr>
            <w:rFonts w:ascii="Cambria Math" w:hAnsi="Cambria Math"/>
            <w:lang w:val="vi-VN"/>
          </w:rPr>
          <m:t>a</m:t>
        </m:r>
      </m:oMath>
      <w:r w:rsidR="001B2C10">
        <w:rPr>
          <w:lang w:val="vi-VN"/>
        </w:rPr>
        <w:t xml:space="preserve"> , trọng số</w:t>
      </w:r>
      <w:r w:rsidR="00A1639B">
        <w:rPr>
          <w:lang w:val="vi-VN"/>
        </w:rPr>
        <w:t xml:space="preserve"> w</w:t>
      </w:r>
      <w:r w:rsidR="00A1639B">
        <w:rPr>
          <w:vertAlign w:val="subscript"/>
          <w:lang w:val="vi-VN"/>
        </w:rPr>
        <w:t>i</w:t>
      </w:r>
      <w:r w:rsidR="001B2C10">
        <w:rPr>
          <w:lang w:val="vi-VN"/>
        </w:rPr>
        <w:t xml:space="preserve"> và </w:t>
      </w:r>
      <w:r w:rsidR="00A1639B">
        <w:rPr>
          <w:lang w:val="vi-VN"/>
        </w:rPr>
        <w:t xml:space="preserve">vector </w:t>
      </w:r>
      <w:r w:rsidR="001B2C10">
        <w:rPr>
          <w:lang w:val="vi-VN"/>
        </w:rPr>
        <w:t>trọng số trung bình</w:t>
      </w:r>
      <w:r w:rsidR="00A1639B">
        <w:rPr>
          <w:lang w:val="vi-VN"/>
        </w:rPr>
        <w:t xml:space="preserve"> </w:t>
      </w:r>
      <m:oMath>
        <m:acc>
          <m:accPr>
            <m:chr m:val="̃"/>
            <m:ctrlPr>
              <w:rPr>
                <w:rFonts w:ascii="Cambria Math" w:hAnsi="Cambria Math"/>
                <w:lang w:val="vi-VN"/>
              </w:rPr>
            </m:ctrlPr>
          </m:accPr>
          <m:e>
            <m:r>
              <w:rPr>
                <w:rFonts w:ascii="Cambria Math" w:hAnsi="Cambria Math"/>
                <w:lang w:val="vi-VN"/>
              </w:rPr>
              <m:t>w</m:t>
            </m:r>
          </m:e>
        </m:acc>
      </m:oMath>
      <w:r w:rsidR="003F0553">
        <w:rPr>
          <w:lang w:val="vi-VN"/>
        </w:rPr>
        <w:t xml:space="preserve"> </w:t>
      </w:r>
      <w:r w:rsidR="00430EB0">
        <w:rPr>
          <w:lang w:val="vi-VN"/>
        </w:rPr>
        <w:t>được tính toán như sau:</w:t>
      </w:r>
    </w:p>
    <w:p w14:paraId="0357EB2B" w14:textId="77777777" w:rsidR="00466266" w:rsidRPr="00A1639B" w:rsidRDefault="00466266" w:rsidP="003F0553">
      <w:pPr>
        <w:rPr>
          <w:lang w:val="vi-VN"/>
        </w:rPr>
      </w:pPr>
    </w:p>
    <w:p w14:paraId="1B41D4CE" w14:textId="112AAAD9" w:rsidR="00430EB0" w:rsidRPr="00430EB0" w:rsidRDefault="00000000" w:rsidP="00430EB0">
      <w:pPr>
        <w:jc w:val="center"/>
        <w:rPr>
          <w:lang w:val="vi-VN"/>
        </w:rPr>
      </w:pPr>
      <m:oMathPara>
        <m:oMath>
          <m:eqArr>
            <m:eqArrPr>
              <m:maxDist m:val="1"/>
              <m:ctrlPr>
                <w:rPr>
                  <w:rFonts w:ascii="Cambria Math" w:hAnsi="Cambria Math"/>
                  <w:i/>
                  <w:lang w:val="vi-VN"/>
                </w:rPr>
              </m:ctrlPr>
            </m:eqArrPr>
            <m:e>
              <m:sSub>
                <m:sSubPr>
                  <m:ctrlPr>
                    <w:rPr>
                      <w:rFonts w:ascii="Cambria Math" w:hAnsi="Cambria Math"/>
                      <w:i/>
                      <w:lang w:val="vi-VN"/>
                    </w:rPr>
                  </m:ctrlPr>
                </m:sSubPr>
                <m:e>
                  <m:r>
                    <w:rPr>
                      <w:rFonts w:ascii="Cambria Math" w:hAnsi="Cambria Math"/>
                      <w:lang w:val="vi-VN"/>
                    </w:rPr>
                    <m:t>w</m:t>
                  </m:r>
                </m:e>
                <m:sub>
                  <m:r>
                    <w:rPr>
                      <w:rFonts w:ascii="Cambria Math" w:hAnsi="Cambria Math"/>
                      <w:lang w:val="vi-VN"/>
                    </w:rPr>
                    <m:t>i</m:t>
                  </m:r>
                </m:sub>
              </m:sSub>
              <m:r>
                <w:rPr>
                  <w:rFonts w:ascii="Cambria Math" w:hAnsi="Cambria Math"/>
                  <w:lang w:val="vi-VN"/>
                </w:rPr>
                <m:t>=</m:t>
              </m:r>
              <m:f>
                <m:fPr>
                  <m:ctrlPr>
                    <w:rPr>
                      <w:rFonts w:ascii="Cambria Math" w:hAnsi="Cambria Math"/>
                      <w:i/>
                      <w:lang w:val="vi-VN"/>
                    </w:rPr>
                  </m:ctrlPr>
                </m:fPr>
                <m:num>
                  <m:r>
                    <w:rPr>
                      <w:rFonts w:ascii="Cambria Math" w:hAnsi="Cambria Math"/>
                      <w:lang w:val="vi-VN"/>
                    </w:rPr>
                    <m:t>exp</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T</m:t>
                          </m:r>
                        </m:sup>
                      </m:sSup>
                      <m:r>
                        <m:rPr>
                          <m:sty m:val="p"/>
                        </m:rP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ctrlPr>
                            <w:rPr>
                              <w:rFonts w:ascii="Cambria Math" w:hAnsi="Cambria Math"/>
                              <w:lang w:val="vi-VN"/>
                            </w:rPr>
                          </m:ctrlPr>
                        </m:e>
                        <m:sub>
                          <m:r>
                            <w:rPr>
                              <w:rFonts w:ascii="Cambria Math" w:hAnsi="Cambria Math"/>
                              <w:lang w:val="vi-VN"/>
                            </w:rPr>
                            <m:t>i</m:t>
                          </m:r>
                        </m:sub>
                      </m:sSub>
                    </m:e>
                  </m:d>
                </m:num>
                <m:den>
                  <m:nary>
                    <m:naryPr>
                      <m:chr m:val="∑"/>
                      <m:limLoc m:val="undOvr"/>
                      <m:ctrlPr>
                        <w:rPr>
                          <w:rFonts w:ascii="Cambria Math" w:hAnsi="Cambria Math"/>
                          <w:i/>
                          <w:lang w:val="vi-VN"/>
                        </w:rPr>
                      </m:ctrlPr>
                    </m:naryPr>
                    <m:sub>
                      <m:r>
                        <w:rPr>
                          <w:rFonts w:ascii="Cambria Math" w:hAnsi="Cambria Math"/>
                          <w:lang w:val="vi-VN"/>
                        </w:rPr>
                        <m:t>j = 1</m:t>
                      </m:r>
                    </m:sub>
                    <m:sup>
                      <m:r>
                        <w:rPr>
                          <w:rFonts w:ascii="Cambria Math" w:hAnsi="Cambria Math"/>
                          <w:lang w:val="vi-VN"/>
                        </w:rPr>
                        <m:t>n</m:t>
                      </m:r>
                    </m:sup>
                    <m:e>
                      <m:r>
                        <w:rPr>
                          <w:rFonts w:ascii="Cambria Math" w:hAnsi="Cambria Math"/>
                          <w:lang w:val="vi-VN"/>
                        </w:rPr>
                        <m:t>exp</m:t>
                      </m:r>
                      <m:d>
                        <m:dPr>
                          <m:ctrlPr>
                            <w:rPr>
                              <w:rFonts w:ascii="Cambria Math" w:hAnsi="Cambria Math"/>
                              <w:i/>
                              <w:lang w:val="vi-VN"/>
                            </w:rPr>
                          </m:ctrlPr>
                        </m:dPr>
                        <m:e>
                          <m:sSup>
                            <m:sSupPr>
                              <m:ctrlPr>
                                <w:rPr>
                                  <w:rFonts w:ascii="Cambria Math" w:hAnsi="Cambria Math"/>
                                  <w:i/>
                                  <w:lang w:val="vi-VN"/>
                                </w:rPr>
                              </m:ctrlPr>
                            </m:sSupPr>
                            <m:e>
                              <m:r>
                                <w:rPr>
                                  <w:rFonts w:ascii="Cambria Math" w:hAnsi="Cambria Math"/>
                                  <w:lang w:val="vi-VN"/>
                                </w:rPr>
                                <m:t>a</m:t>
                              </m:r>
                            </m:e>
                            <m:sup>
                              <m:r>
                                <w:rPr>
                                  <w:rFonts w:ascii="Cambria Math" w:hAnsi="Cambria Math"/>
                                  <w:lang w:val="vi-VN"/>
                                </w:rPr>
                                <m:t>T</m:t>
                              </m:r>
                            </m:sup>
                          </m:sSup>
                          <m:r>
                            <m:rPr>
                              <m:sty m:val="p"/>
                            </m:rP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ctrlPr>
                                <w:rPr>
                                  <w:rFonts w:ascii="Cambria Math" w:hAnsi="Cambria Math"/>
                                  <w:lang w:val="vi-VN"/>
                                </w:rPr>
                              </m:ctrlPr>
                            </m:e>
                            <m:sub>
                              <m:r>
                                <w:rPr>
                                  <w:rFonts w:ascii="Cambria Math" w:hAnsi="Cambria Math"/>
                                  <w:lang w:val="vi-VN"/>
                                </w:rPr>
                                <m:t>j</m:t>
                              </m:r>
                            </m:sub>
                          </m:sSub>
                        </m:e>
                      </m:d>
                    </m:e>
                  </m:nary>
                </m:den>
              </m:f>
              <m:r>
                <w:rPr>
                  <w:rFonts w:ascii="Cambria Math" w:hAnsi="Cambria Math"/>
                  <w:lang w:val="vi-VN"/>
                </w:rPr>
                <m:t>#</m:t>
              </m:r>
              <m:d>
                <m:dPr>
                  <m:ctrlPr>
                    <w:rPr>
                      <w:rFonts w:ascii="Cambria Math" w:hAnsi="Cambria Math"/>
                      <w:i/>
                      <w:lang w:val="vi-VN"/>
                    </w:rPr>
                  </m:ctrlPr>
                </m:dPr>
                <m:e>
                  <m:r>
                    <w:rPr>
                      <w:rFonts w:ascii="Cambria Math" w:hAnsi="Cambria Math"/>
                      <w:lang w:val="vi-VN"/>
                    </w:rPr>
                    <m:t>1</m:t>
                  </m:r>
                </m:e>
              </m:d>
            </m:e>
          </m:eqArr>
        </m:oMath>
      </m:oMathPara>
    </w:p>
    <w:p w14:paraId="03231EF8" w14:textId="7567B69B" w:rsidR="00430EB0" w:rsidRDefault="00430EB0" w:rsidP="00430EB0">
      <w:pPr>
        <w:jc w:val="center"/>
        <w:rPr>
          <w:lang w:val="vi-VN"/>
        </w:rPr>
      </w:pPr>
    </w:p>
    <w:p w14:paraId="26D54017" w14:textId="701ED201" w:rsidR="00430EB0" w:rsidRPr="009E76E6" w:rsidRDefault="00000000" w:rsidP="009E76E6">
      <w:pPr>
        <w:jc w:val="center"/>
        <w:rPr>
          <w:lang w:val="vi-VN"/>
        </w:rPr>
      </w:pPr>
      <m:oMathPara>
        <m:oMath>
          <m:eqArr>
            <m:eqArrPr>
              <m:maxDist m:val="1"/>
              <m:ctrlPr>
                <w:rPr>
                  <w:rFonts w:ascii="Cambria Math" w:hAnsi="Cambria Math"/>
                  <w:i/>
                  <w:lang w:val="vi-VN"/>
                </w:rPr>
              </m:ctrlPr>
            </m:eqArrPr>
            <m:e>
              <m:acc>
                <m:accPr>
                  <m:chr m:val="̃"/>
                  <m:ctrlPr>
                    <w:rPr>
                      <w:rFonts w:ascii="Cambria Math" w:hAnsi="Cambria Math"/>
                      <w:i/>
                      <w:lang w:val="vi-VN"/>
                    </w:rPr>
                  </m:ctrlPr>
                </m:accPr>
                <m:e>
                  <m:r>
                    <m:rPr>
                      <m:sty m:val="p"/>
                    </m:rPr>
                    <w:rPr>
                      <w:rFonts w:ascii="Cambria Math" w:hAnsi="Cambria Math"/>
                      <w:lang w:val="vi-VN"/>
                    </w:rPr>
                    <m:t>w</m:t>
                  </m:r>
                </m:e>
              </m:acc>
              <m:r>
                <w:rPr>
                  <w:rFonts w:ascii="Cambria Math" w:hAnsi="Cambria Math"/>
                  <w:lang w:val="vi-VN"/>
                </w:rPr>
                <m:t>=</m:t>
              </m:r>
              <m:nary>
                <m:naryPr>
                  <m:chr m:val="∑"/>
                  <m:limLoc m:val="undOvr"/>
                  <m:ctrlPr>
                    <w:rPr>
                      <w:rFonts w:ascii="Cambria Math" w:hAnsi="Cambria Math"/>
                      <w:i/>
                      <w:lang w:val="vi-VN"/>
                    </w:rPr>
                  </m:ctrlPr>
                </m:naryPr>
                <m:sub>
                  <m:r>
                    <w:rPr>
                      <w:rFonts w:ascii="Cambria Math" w:hAnsi="Cambria Math"/>
                      <w:lang w:val="vi-VN"/>
                    </w:rPr>
                    <m:t>i = 1</m:t>
                  </m:r>
                </m:sub>
                <m:sup>
                  <m:r>
                    <w:rPr>
                      <w:rFonts w:ascii="Cambria Math" w:hAnsi="Cambria Math"/>
                      <w:lang w:val="vi-VN"/>
                    </w:rPr>
                    <m:t>n</m:t>
                  </m:r>
                </m:sup>
                <m:e>
                  <m:sSub>
                    <m:sSubPr>
                      <m:ctrlPr>
                        <w:rPr>
                          <w:rFonts w:ascii="Cambria Math" w:hAnsi="Cambria Math"/>
                          <w:i/>
                          <w:lang w:val="vi-VN"/>
                        </w:rPr>
                      </m:ctrlPr>
                    </m:sSubPr>
                    <m:e>
                      <m:r>
                        <m:rPr>
                          <m:sty m:val="p"/>
                        </m:rPr>
                        <w:rPr>
                          <w:rFonts w:ascii="Cambria Math" w:hAnsi="Cambria Math"/>
                          <w:lang w:val="vi-VN"/>
                        </w:rPr>
                        <m:t>α</m:t>
                      </m:r>
                      <m:ctrlPr>
                        <w:rPr>
                          <w:rFonts w:ascii="Cambria Math" w:hAnsi="Cambria Math"/>
                          <w:lang w:val="vi-VN"/>
                        </w:rPr>
                      </m:ctrlPr>
                    </m:e>
                    <m:sub>
                      <m:r>
                        <w:rPr>
                          <w:rFonts w:ascii="Cambria Math" w:hAnsi="Cambria Math"/>
                          <w:lang w:val="vi-VN"/>
                        </w:rPr>
                        <m:t>i</m:t>
                      </m:r>
                    </m:sub>
                  </m:sSub>
                  <m:r>
                    <m:rPr>
                      <m:sty m:val="p"/>
                    </m:rPr>
                    <w:rPr>
                      <w:rFonts w:ascii="Cambria Math" w:hAnsi="Cambria Math"/>
                      <w:lang w:val="vi-VN"/>
                    </w:rPr>
                    <m:t>⋅</m:t>
                  </m:r>
                  <m:sSub>
                    <m:sSubPr>
                      <m:ctrlPr>
                        <w:rPr>
                          <w:rFonts w:ascii="Cambria Math" w:hAnsi="Cambria Math"/>
                          <w:i/>
                          <w:lang w:val="vi-VN"/>
                        </w:rPr>
                      </m:ctrlPr>
                    </m:sSubPr>
                    <m:e>
                      <m:r>
                        <w:rPr>
                          <w:rFonts w:ascii="Cambria Math" w:hAnsi="Cambria Math"/>
                          <w:lang w:val="vi-VN"/>
                        </w:rPr>
                        <m:t>x</m:t>
                      </m:r>
                      <m:ctrlPr>
                        <w:rPr>
                          <w:rFonts w:ascii="Cambria Math" w:hAnsi="Cambria Math"/>
                          <w:lang w:val="vi-VN"/>
                        </w:rPr>
                      </m:ctrlPr>
                    </m:e>
                    <m:sub>
                      <m:r>
                        <w:rPr>
                          <w:rFonts w:ascii="Cambria Math" w:hAnsi="Cambria Math"/>
                          <w:lang w:val="vi-VN"/>
                        </w:rPr>
                        <m:t>i</m:t>
                      </m:r>
                    </m:sub>
                  </m:sSub>
                </m:e>
              </m:nary>
              <m:r>
                <w:rPr>
                  <w:rFonts w:ascii="Cambria Math" w:hAnsi="Cambria Math"/>
                  <w:lang w:val="vi-VN"/>
                </w:rPr>
                <m:t>#</m:t>
              </m:r>
              <m:d>
                <m:dPr>
                  <m:ctrlPr>
                    <w:rPr>
                      <w:rFonts w:ascii="Cambria Math" w:hAnsi="Cambria Math"/>
                      <w:i/>
                      <w:lang w:val="vi-VN"/>
                    </w:rPr>
                  </m:ctrlPr>
                </m:dPr>
                <m:e>
                  <m:r>
                    <w:rPr>
                      <w:rFonts w:ascii="Cambria Math" w:hAnsi="Cambria Math"/>
                      <w:lang w:val="vi-VN"/>
                    </w:rPr>
                    <m:t>2</m:t>
                  </m:r>
                </m:e>
              </m:d>
            </m:e>
          </m:eqArr>
        </m:oMath>
      </m:oMathPara>
    </w:p>
    <w:p w14:paraId="696B7150" w14:textId="77777777" w:rsidR="009E76E6" w:rsidRPr="009E76E6" w:rsidRDefault="009E76E6" w:rsidP="009E76E6">
      <w:pPr>
        <w:jc w:val="center"/>
        <w:rPr>
          <w:lang w:val="vi-VN"/>
        </w:rPr>
      </w:pPr>
    </w:p>
    <w:p w14:paraId="733B0F35" w14:textId="5FA46405" w:rsidR="00430EB0" w:rsidRPr="00A1639B" w:rsidRDefault="00A1639B" w:rsidP="003F0553">
      <w:r>
        <w:rPr>
          <w:lang w:val="vi-VN"/>
        </w:rPr>
        <w:t xml:space="preserve">Vector trọng số trung bình </w:t>
      </w:r>
      <m:oMath>
        <m:acc>
          <m:accPr>
            <m:chr m:val="̃"/>
            <m:ctrlPr>
              <w:rPr>
                <w:rFonts w:ascii="Cambria Math" w:hAnsi="Cambria Math"/>
                <w:lang w:val="vi-VN"/>
              </w:rPr>
            </m:ctrlPr>
          </m:accPr>
          <m:e>
            <m:r>
              <w:rPr>
                <w:rFonts w:ascii="Cambria Math" w:hAnsi="Cambria Math"/>
                <w:lang w:val="vi-VN"/>
              </w:rPr>
              <m:t>w</m:t>
            </m:r>
          </m:e>
        </m:acc>
      </m:oMath>
      <w:r>
        <w:rPr>
          <w:lang w:val="vi-VN"/>
        </w:rPr>
        <w:t xml:space="preserve"> thể hiện một biểu diễn duy nhất cho bộ dữ liệu đầu vào (Eq 2).Vector Attention a sẽ được học theo thời gian để tạo ra một biểu diễn tốt hơn cho tập dữ liệu. Loại cơ chế chú ý này được gọi là cơ chế chú ý </w:t>
      </w:r>
      <w:r>
        <w:rPr>
          <w:lang w:val="vi-VN"/>
        </w:rPr>
        <w:t>Luong.</w:t>
      </w:r>
    </w:p>
    <w:p w14:paraId="4E443C95" w14:textId="53B498F8" w:rsidR="00C973E6" w:rsidRDefault="00C973E6" w:rsidP="003F0553">
      <w:pPr>
        <w:pStyle w:val="Heading1"/>
        <w:rPr>
          <w:lang w:val="vi-VN"/>
        </w:rPr>
      </w:pPr>
      <w:r>
        <w:rPr>
          <w:lang w:val="vi-VN"/>
        </w:rPr>
        <w:t xml:space="preserve">Bộ dữ </w:t>
      </w:r>
      <w:r w:rsidRPr="003F0553">
        <w:t>liệu</w:t>
      </w:r>
    </w:p>
    <w:p w14:paraId="525D52A3" w14:textId="3EA2045D" w:rsidR="00C973E6" w:rsidRPr="00021A71" w:rsidRDefault="00C973E6" w:rsidP="003F0553">
      <w:pPr>
        <w:pStyle w:val="Heading2"/>
        <w:rPr>
          <w:rPrChange w:id="5" w:author="Author">
            <w:rPr>
              <w:lang w:val="vi-VN"/>
            </w:rPr>
          </w:rPrChange>
        </w:rPr>
      </w:pPr>
      <w:r w:rsidRPr="00021A71">
        <w:rPr>
          <w:rPrChange w:id="6" w:author="Author">
            <w:rPr>
              <w:lang w:val="vi-VN"/>
            </w:rPr>
          </w:rPrChange>
        </w:rPr>
        <w:t>Thu thập dữ liệu</w:t>
      </w:r>
    </w:p>
    <w:p w14:paraId="688E31B5" w14:textId="6D4E6479" w:rsidR="00C973E6" w:rsidRDefault="00C973E6" w:rsidP="003F0553">
      <w:pPr>
        <w:rPr>
          <w:lang w:val="vi-VN"/>
        </w:rPr>
      </w:pPr>
      <w:r>
        <w:rPr>
          <w:lang w:val="vi-VN"/>
        </w:rPr>
        <w:t>Vấn đề chính mà chúng tôi gặp phải khi xây dựng thuật toán là tìm kiếm dữ liệu mã nguồn từ các nền tảng trực tuyến về lập trình.</w:t>
      </w:r>
      <w:r w:rsidR="006062EA">
        <w:rPr>
          <w:lang w:val="vi-VN"/>
        </w:rPr>
        <w:t xml:space="preserve"> Đặc biệt, nguồn dữ liệu</w:t>
      </w:r>
      <w:r>
        <w:rPr>
          <w:lang w:val="vi-VN"/>
        </w:rPr>
        <w:t xml:space="preserve"> phải đáp ứng những yêu cầu sau:</w:t>
      </w:r>
    </w:p>
    <w:p w14:paraId="73715DCE" w14:textId="14DD57A8" w:rsidR="006062EA" w:rsidRPr="003F0553" w:rsidRDefault="006062EA" w:rsidP="003F0553">
      <w:pPr>
        <w:pStyle w:val="ListParagraph"/>
        <w:numPr>
          <w:ilvl w:val="0"/>
          <w:numId w:val="13"/>
        </w:numPr>
        <w:rPr>
          <w:lang w:val="vi-VN"/>
        </w:rPr>
      </w:pPr>
      <w:r w:rsidRPr="003F0553">
        <w:rPr>
          <w:lang w:val="vi-VN"/>
        </w:rPr>
        <w:t>Số lượng lớn vấn đề lập trình</w:t>
      </w:r>
    </w:p>
    <w:p w14:paraId="62D4EAC0" w14:textId="633B8605" w:rsidR="00C973E6" w:rsidRPr="003F0553" w:rsidRDefault="00C973E6" w:rsidP="003F0553">
      <w:pPr>
        <w:pStyle w:val="ListParagraph"/>
        <w:numPr>
          <w:ilvl w:val="0"/>
          <w:numId w:val="13"/>
        </w:numPr>
        <w:rPr>
          <w:lang w:val="vi-VN"/>
        </w:rPr>
      </w:pPr>
      <w:r w:rsidRPr="003F0553">
        <w:rPr>
          <w:lang w:val="vi-VN"/>
        </w:rPr>
        <w:t>Mã nguồn</w:t>
      </w:r>
      <w:r w:rsidR="0066781B" w:rsidRPr="003F0553">
        <w:rPr>
          <w:lang w:val="vi-VN"/>
        </w:rPr>
        <w:t xml:space="preserve"> phải chính xác ứng với vấn đề lập trình.</w:t>
      </w:r>
    </w:p>
    <w:p w14:paraId="0F46C587" w14:textId="01A2C9C9" w:rsidR="0066781B" w:rsidRPr="003F0553" w:rsidRDefault="0066781B" w:rsidP="003F0553">
      <w:pPr>
        <w:pStyle w:val="ListParagraph"/>
        <w:numPr>
          <w:ilvl w:val="0"/>
          <w:numId w:val="13"/>
        </w:numPr>
        <w:rPr>
          <w:lang w:val="vi-VN"/>
        </w:rPr>
      </w:pPr>
      <w:r w:rsidRPr="003F0553">
        <w:rPr>
          <w:lang w:val="vi-VN"/>
        </w:rPr>
        <w:t>Được gán nhãn</w:t>
      </w:r>
      <w:r w:rsidR="00B0444B" w:rsidRPr="003F0553">
        <w:rPr>
          <w:lang w:val="vi-VN"/>
        </w:rPr>
        <w:t xml:space="preserve"> </w:t>
      </w:r>
      <w:r w:rsidRPr="003F0553">
        <w:rPr>
          <w:lang w:val="vi-VN"/>
        </w:rPr>
        <w:t>thuật toán hay cấu trúc dữ liệu có độ chính xác cao</w:t>
      </w:r>
    </w:p>
    <w:p w14:paraId="303F8CF6" w14:textId="4043DE16" w:rsidR="007B23F0" w:rsidRPr="003F0553" w:rsidRDefault="007B23F0" w:rsidP="003F0553">
      <w:pPr>
        <w:pStyle w:val="ListParagraph"/>
        <w:numPr>
          <w:ilvl w:val="0"/>
          <w:numId w:val="13"/>
        </w:numPr>
        <w:rPr>
          <w:lang w:val="vi-VN"/>
        </w:rPr>
      </w:pPr>
      <w:r w:rsidRPr="003F0553">
        <w:rPr>
          <w:lang w:val="vi-VN"/>
        </w:rPr>
        <w:t>Mã nguồn được lập trình bởi ngôn ngữ</w:t>
      </w:r>
      <w:r w:rsidR="00A1639B" w:rsidRPr="003F0553">
        <w:rPr>
          <w:lang w:val="vi-VN"/>
        </w:rPr>
        <w:t xml:space="preserve"> bậc cao</w:t>
      </w:r>
      <w:r w:rsidRPr="003F0553">
        <w:rPr>
          <w:lang w:val="vi-VN"/>
        </w:rPr>
        <w:t xml:space="preserve"> C++.</w:t>
      </w:r>
    </w:p>
    <w:p w14:paraId="29C20053" w14:textId="5CFA94E1" w:rsidR="0066781B" w:rsidRDefault="006062EA" w:rsidP="003F0553">
      <w:pPr>
        <w:rPr>
          <w:lang w:val="vi-VN"/>
        </w:rPr>
      </w:pPr>
      <w:r>
        <w:rPr>
          <w:lang w:val="vi-VN"/>
        </w:rPr>
        <w:t>Một nền tảng đã đáp ứng được những yêu cầu trên là CodeForces, một nền tảng trực tuy</w:t>
      </w:r>
      <w:r w:rsidR="00C33B7F">
        <w:rPr>
          <w:lang w:val="vi-VN"/>
        </w:rPr>
        <w:t>ến</w:t>
      </w:r>
      <w:r>
        <w:rPr>
          <w:lang w:val="vi-VN"/>
        </w:rPr>
        <w:t xml:space="preserve"> nổi tiếng về lập trình thi đấu.</w:t>
      </w:r>
      <w:r w:rsidR="00132099">
        <w:rPr>
          <w:lang w:val="vi-VN"/>
        </w:rPr>
        <w:t xml:space="preserve"> Đồng thời, </w:t>
      </w:r>
      <w:r>
        <w:rPr>
          <w:lang w:val="vi-VN"/>
        </w:rPr>
        <w:t>chúng tôi đã thu thập</w:t>
      </w:r>
      <w:r w:rsidR="00B0444B">
        <w:rPr>
          <w:lang w:val="vi-VN"/>
        </w:rPr>
        <w:t xml:space="preserve"> </w:t>
      </w:r>
      <w:r>
        <w:rPr>
          <w:lang w:val="vi-VN"/>
        </w:rPr>
        <w:t>mã nguồn</w:t>
      </w:r>
      <w:r w:rsidR="00B0444B">
        <w:rPr>
          <w:lang w:val="vi-VN"/>
        </w:rPr>
        <w:t xml:space="preserve"> từ những bộ dữ liệu có sẵn như </w:t>
      </w:r>
      <w:r>
        <w:rPr>
          <w:lang w:val="vi-VN"/>
        </w:rPr>
        <w:t>AlgoLabel</w:t>
      </w:r>
      <w:r w:rsidR="00DA5F74">
        <w:rPr>
          <w:lang w:val="vi-VN"/>
        </w:rPr>
        <w:t xml:space="preserve"> </w:t>
      </w:r>
      <w:hyperlink w:anchor="references4" w:history="1">
        <w:r w:rsidR="00DA5F74" w:rsidRPr="00E238E3">
          <w:rPr>
            <w:rStyle w:val="Hyperlink"/>
            <w:lang w:val="vi-VN"/>
          </w:rPr>
          <w:t>[</w:t>
        </w:r>
        <w:r w:rsidR="00E238E3" w:rsidRPr="00E238E3">
          <w:rPr>
            <w:rStyle w:val="Hyperlink"/>
            <w:lang w:val="vi-VN"/>
          </w:rPr>
          <w:t>4</w:t>
        </w:r>
        <w:r w:rsidR="00DA5F74" w:rsidRPr="00E238E3">
          <w:rPr>
            <w:rStyle w:val="Hyperlink"/>
            <w:lang w:val="vi-VN"/>
          </w:rPr>
          <w:t>]</w:t>
        </w:r>
      </w:hyperlink>
      <w:r>
        <w:rPr>
          <w:lang w:val="vi-VN"/>
        </w:rPr>
        <w:t xml:space="preserve">, </w:t>
      </w:r>
      <w:r w:rsidR="0018209B">
        <w:rPr>
          <w:lang w:val="vi-VN"/>
        </w:rPr>
        <w:t>Competitive Programming Problem Tag Classification</w:t>
      </w:r>
      <w:r w:rsidR="00DA5F74">
        <w:rPr>
          <w:lang w:val="vi-VN"/>
        </w:rPr>
        <w:t xml:space="preserve"> </w:t>
      </w:r>
      <w:hyperlink w:anchor="references5" w:history="1">
        <w:r w:rsidR="00DA5F74" w:rsidRPr="00E238E3">
          <w:rPr>
            <w:rStyle w:val="Hyperlink"/>
            <w:lang w:val="vi-VN"/>
          </w:rPr>
          <w:t>[</w:t>
        </w:r>
        <w:r w:rsidR="00E238E3" w:rsidRPr="00E238E3">
          <w:rPr>
            <w:rStyle w:val="Hyperlink"/>
            <w:lang w:val="vi-VN"/>
          </w:rPr>
          <w:t>5</w:t>
        </w:r>
        <w:r w:rsidR="00DA5F74" w:rsidRPr="00E238E3">
          <w:rPr>
            <w:rStyle w:val="Hyperlink"/>
            <w:lang w:val="vi-VN"/>
          </w:rPr>
          <w:t>]</w:t>
        </w:r>
      </w:hyperlink>
      <w:r w:rsidR="00132099">
        <w:rPr>
          <w:lang w:val="vi-VN"/>
        </w:rPr>
        <w:t>, có chứa những mã nguồn từ nền tảng CodeForces</w:t>
      </w:r>
      <w:r w:rsidR="00856D70">
        <w:rPr>
          <w:lang w:val="vi-VN"/>
        </w:rPr>
        <w:t>.</w:t>
      </w:r>
    </w:p>
    <w:p w14:paraId="3CADD911" w14:textId="473DC947" w:rsidR="00FF36D7" w:rsidRPr="002C6B54" w:rsidRDefault="00E463D6" w:rsidP="003F0553">
      <w:pPr>
        <w:pStyle w:val="Heading2"/>
      </w:pPr>
      <w:r w:rsidRPr="002C6B54">
        <w:t>Tiền xử lí dữ liệu</w:t>
      </w:r>
    </w:p>
    <w:p w14:paraId="3F7F3268" w14:textId="377617C4" w:rsidR="00DA60D3" w:rsidRDefault="00DA60D3" w:rsidP="003F0553">
      <w:pPr>
        <w:rPr>
          <w:lang w:val="vi-VN"/>
        </w:rPr>
      </w:pPr>
      <w:r>
        <w:rPr>
          <w:lang w:val="vi-VN"/>
        </w:rPr>
        <w:t>Nhận thấy rằng dữ liệu mã nguồn được thu thập chứa những thông tin dư thừa hoặc thông tin có thể gây tác động không tốt đến việc huấn luyện, chúng tôi quyết định tiền xử lí theo những công đoạn sau:</w:t>
      </w:r>
    </w:p>
    <w:p w14:paraId="0DE60DB6" w14:textId="379881FD" w:rsidR="00DA60D3" w:rsidRPr="003F0553" w:rsidRDefault="00DA60D3" w:rsidP="003F0553">
      <w:pPr>
        <w:pStyle w:val="ListParagraph"/>
        <w:numPr>
          <w:ilvl w:val="0"/>
          <w:numId w:val="13"/>
        </w:numPr>
        <w:rPr>
          <w:lang w:val="vi-VN"/>
        </w:rPr>
      </w:pPr>
      <w:r w:rsidRPr="003F0553">
        <w:rPr>
          <w:lang w:val="vi-VN"/>
        </w:rPr>
        <w:t>Xoá comment, header</w:t>
      </w:r>
      <w:r w:rsidR="00A1639B" w:rsidRPr="003F0553">
        <w:rPr>
          <w:lang w:val="vi-VN"/>
        </w:rPr>
        <w:t>, include dư thừa</w:t>
      </w:r>
      <w:r w:rsidRPr="003F0553">
        <w:rPr>
          <w:lang w:val="vi-VN"/>
        </w:rPr>
        <w:t xml:space="preserve"> của mã nguồn</w:t>
      </w:r>
      <w:r w:rsidR="00A1639B" w:rsidRPr="003F0553">
        <w:rPr>
          <w:lang w:val="vi-VN"/>
        </w:rPr>
        <w:t>.</w:t>
      </w:r>
    </w:p>
    <w:p w14:paraId="3CBF7604" w14:textId="3161E9D0" w:rsidR="00DA60D3" w:rsidRPr="003F0553" w:rsidRDefault="00DA60D3" w:rsidP="003F0553">
      <w:pPr>
        <w:pStyle w:val="ListParagraph"/>
        <w:numPr>
          <w:ilvl w:val="0"/>
          <w:numId w:val="13"/>
        </w:numPr>
        <w:rPr>
          <w:lang w:val="vi-VN"/>
        </w:rPr>
      </w:pPr>
      <w:r w:rsidRPr="003F0553">
        <w:rPr>
          <w:lang w:val="vi-VN"/>
        </w:rPr>
        <w:t xml:space="preserve">Sử dụng </w:t>
      </w:r>
      <w:r w:rsidR="000328A4" w:rsidRPr="003F0553">
        <w:rPr>
          <w:lang w:val="vi-VN"/>
        </w:rPr>
        <w:t>cppcheck</w:t>
      </w:r>
      <w:r w:rsidRPr="003F0553">
        <w:rPr>
          <w:lang w:val="vi-VN"/>
        </w:rPr>
        <w:t xml:space="preserve"> để gỡ bỏ những đoạn mã nguồn, biến không được sử dụng.</w:t>
      </w:r>
    </w:p>
    <w:p w14:paraId="49A77EBE" w14:textId="6EDD8896" w:rsidR="00DA60D3" w:rsidRPr="003F0553" w:rsidRDefault="00DA60D3" w:rsidP="003F0553">
      <w:pPr>
        <w:pStyle w:val="ListParagraph"/>
        <w:numPr>
          <w:ilvl w:val="0"/>
          <w:numId w:val="13"/>
        </w:numPr>
        <w:rPr>
          <w:lang w:val="vi-VN"/>
        </w:rPr>
      </w:pPr>
      <w:r w:rsidRPr="003F0553">
        <w:rPr>
          <w:lang w:val="vi-VN"/>
        </w:rPr>
        <w:t>Biến đổi tất cả mã nguồn sang chữ thường.</w:t>
      </w:r>
    </w:p>
    <w:p w14:paraId="07F58CE0" w14:textId="113DA57A" w:rsidR="00DA60D3" w:rsidRPr="003F0553" w:rsidRDefault="00DA60D3" w:rsidP="003F0553">
      <w:pPr>
        <w:pStyle w:val="ListParagraph"/>
        <w:numPr>
          <w:ilvl w:val="0"/>
          <w:numId w:val="13"/>
        </w:numPr>
        <w:rPr>
          <w:lang w:val="vi-VN"/>
        </w:rPr>
      </w:pPr>
      <w:r w:rsidRPr="003F0553">
        <w:rPr>
          <w:lang w:val="vi-VN"/>
        </w:rPr>
        <w:t>Xoá những mã nguồn trùng lặp.</w:t>
      </w:r>
    </w:p>
    <w:p w14:paraId="22D8CCCC" w14:textId="3DB6E89A" w:rsidR="00DA5F74" w:rsidRPr="00DA5F74" w:rsidRDefault="00DA5F74" w:rsidP="003F0553">
      <w:pPr>
        <w:rPr>
          <w:lang w:val="vi-VN"/>
        </w:rPr>
      </w:pPr>
      <w:r>
        <w:rPr>
          <w:lang w:val="vi-VN"/>
        </w:rPr>
        <w:t>Cuối cùng, bộ dữ liệu của chúng tôi có tổng cộng</w:t>
      </w:r>
      <w:r>
        <w:t xml:space="preserve"> 5</w:t>
      </w:r>
      <w:ins w:id="7" w:author="Author">
        <w:r w:rsidR="00304056">
          <w:rPr>
            <w:lang w:val="vi-VN"/>
          </w:rPr>
          <w:t>550</w:t>
        </w:r>
      </w:ins>
      <w:del w:id="8" w:author="Author">
        <w:r w:rsidDel="00304056">
          <w:delText>613</w:delText>
        </w:r>
      </w:del>
      <w:r>
        <w:t xml:space="preserve"> </w:t>
      </w:r>
      <w:r>
        <w:rPr>
          <w:lang w:val="vi-VN"/>
        </w:rPr>
        <w:t xml:space="preserve">vấn đề lập trình gồm </w:t>
      </w:r>
      <w:ins w:id="9" w:author="Author">
        <w:r w:rsidR="00E94280">
          <w:rPr>
            <w:lang w:val="vi-VN"/>
          </w:rPr>
          <w:t>36017</w:t>
        </w:r>
      </w:ins>
      <w:del w:id="10" w:author="Author">
        <w:r w:rsidDel="00304056">
          <w:rPr>
            <w:lang w:val="vi-VN"/>
          </w:rPr>
          <w:delText>36261</w:delText>
        </w:r>
      </w:del>
      <w:r>
        <w:rPr>
          <w:lang w:val="vi-VN"/>
        </w:rPr>
        <w:t xml:space="preserve"> mã nguồn.</w:t>
      </w:r>
    </w:p>
    <w:p w14:paraId="61416301" w14:textId="7A363C89" w:rsidR="00856D70" w:rsidRPr="002C6B54" w:rsidRDefault="002C6B54" w:rsidP="003F0553">
      <w:pPr>
        <w:pStyle w:val="Heading2"/>
      </w:pPr>
      <w:r>
        <w:t>N</w:t>
      </w:r>
      <w:r w:rsidR="00856D70" w:rsidRPr="002C6B54">
        <w:t>hãn</w:t>
      </w:r>
      <w:r>
        <w:t xml:space="preserve"> phân loại</w:t>
      </w:r>
    </w:p>
    <w:p w14:paraId="3D50D55E" w14:textId="2AEF994B" w:rsidR="00856D70" w:rsidRPr="00A1639B" w:rsidRDefault="00856D70" w:rsidP="003F0553">
      <w:pPr>
        <w:rPr>
          <w:lang w:val="vi-VN"/>
        </w:rPr>
      </w:pPr>
      <w:r>
        <w:rPr>
          <w:lang w:val="vi-VN"/>
        </w:rPr>
        <w:t xml:space="preserve">Bởi vì những mã nguồn được lấy từ nền tảng trực tuyến CodeForces, chúng tôi thống nhất sử dụng nhãn được cung cấp bởi CodeForces API. </w:t>
      </w:r>
      <w:r w:rsidR="00132099">
        <w:rPr>
          <w:lang w:val="vi-VN"/>
        </w:rPr>
        <w:t>Hơn nữa</w:t>
      </w:r>
      <w:r>
        <w:rPr>
          <w:lang w:val="vi-VN"/>
        </w:rPr>
        <w:t xml:space="preserve">, chúng tôi đã vẽ đồ thị phân phối nhãn ở </w:t>
      </w:r>
      <w:r>
        <w:rPr>
          <w:b/>
          <w:bCs/>
          <w:lang w:val="vi-VN"/>
        </w:rPr>
        <w:t xml:space="preserve">Hình 2 </w:t>
      </w:r>
      <w:r>
        <w:rPr>
          <w:lang w:val="vi-VN"/>
        </w:rPr>
        <w:t>để hiểu thêm về những nhãn, số lượng nhãn mà chúng tôi sử dụng.</w:t>
      </w:r>
    </w:p>
    <w:p w14:paraId="2FC75307" w14:textId="551BBC50" w:rsidR="00856D70" w:rsidRPr="002C6B54" w:rsidRDefault="008D3C40" w:rsidP="003F0553">
      <w:r>
        <w:rPr>
          <w:noProof/>
        </w:rPr>
        <w:drawing>
          <wp:inline distT="0" distB="0" distL="0" distR="0" wp14:anchorId="24141950" wp14:editId="39C90D09">
            <wp:extent cx="2970530" cy="1975485"/>
            <wp:effectExtent l="0" t="0" r="1270" b="5715"/>
            <wp:docPr id="8" name="Picture 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70530" cy="1975485"/>
                    </a:xfrm>
                    <a:prstGeom prst="rect">
                      <a:avLst/>
                    </a:prstGeom>
                  </pic:spPr>
                </pic:pic>
              </a:graphicData>
            </a:graphic>
          </wp:inline>
        </w:drawing>
      </w:r>
    </w:p>
    <w:p w14:paraId="182FFB30" w14:textId="5ABED84D" w:rsidR="00856D70" w:rsidRPr="00D57317" w:rsidRDefault="00856D70" w:rsidP="00856D70">
      <w:pPr>
        <w:ind w:left="284" w:firstLine="0"/>
        <w:jc w:val="center"/>
        <w:rPr>
          <w:b/>
          <w:bCs/>
          <w:i/>
          <w:iCs/>
          <w:sz w:val="18"/>
          <w:szCs w:val="18"/>
          <w:lang w:val="vi-VN"/>
        </w:rPr>
      </w:pPr>
      <w:r>
        <w:rPr>
          <w:b/>
          <w:bCs/>
          <w:i/>
          <w:iCs/>
          <w:sz w:val="18"/>
          <w:szCs w:val="18"/>
          <w:lang w:val="vi-VN"/>
        </w:rPr>
        <w:t xml:space="preserve">Hình 2:  </w:t>
      </w:r>
      <w:r w:rsidR="00400B1B">
        <w:rPr>
          <w:b/>
          <w:bCs/>
          <w:i/>
          <w:iCs/>
          <w:sz w:val="18"/>
          <w:szCs w:val="18"/>
          <w:lang w:val="vi-VN"/>
        </w:rPr>
        <w:t>Biểu đồ</w:t>
      </w:r>
      <w:r>
        <w:rPr>
          <w:b/>
          <w:bCs/>
          <w:i/>
          <w:iCs/>
          <w:sz w:val="18"/>
          <w:szCs w:val="18"/>
          <w:lang w:val="vi-VN"/>
        </w:rPr>
        <w:t xml:space="preserve"> phân phối nhãn</w:t>
      </w:r>
      <w:r w:rsidR="00D57317">
        <w:rPr>
          <w:b/>
          <w:bCs/>
          <w:i/>
          <w:iCs/>
          <w:sz w:val="18"/>
          <w:szCs w:val="18"/>
        </w:rPr>
        <w:t xml:space="preserve"> ban</w:t>
      </w:r>
      <w:r w:rsidR="00D57317">
        <w:rPr>
          <w:b/>
          <w:bCs/>
          <w:i/>
          <w:iCs/>
          <w:sz w:val="18"/>
          <w:szCs w:val="18"/>
          <w:lang w:val="vi-VN"/>
        </w:rPr>
        <w:t xml:space="preserve"> đầu</w:t>
      </w:r>
    </w:p>
    <w:p w14:paraId="76581ACF" w14:textId="321DE310" w:rsidR="00C33B7F" w:rsidRDefault="00C33B7F" w:rsidP="003F0553">
      <w:pPr>
        <w:rPr>
          <w:lang w:val="vi-VN"/>
        </w:rPr>
      </w:pPr>
      <w:r w:rsidRPr="00C33B7F">
        <w:rPr>
          <w:lang w:val="vi-VN"/>
        </w:rPr>
        <w:t>S</w:t>
      </w:r>
      <w:r>
        <w:rPr>
          <w:lang w:val="vi-VN"/>
        </w:rPr>
        <w:t>ố lượng nhãn ban đầu của bộ dữ liệu gồm 37 nhãn. Quan sát thấy rằng có một số nhãn chứa rất ít dữ liệu (Schedules, 2-sat,…), chúng tôi quyết định xoá bỏ nhãn hoặc có thể thay thế nhãn bằng những nhãn khác, cụ thể hơn:</w:t>
      </w:r>
    </w:p>
    <w:p w14:paraId="71A5C1DD" w14:textId="77777777" w:rsidR="003F0553" w:rsidRDefault="00400B1B" w:rsidP="003F0553">
      <w:pPr>
        <w:pStyle w:val="ListParagraph"/>
        <w:numPr>
          <w:ilvl w:val="0"/>
          <w:numId w:val="13"/>
        </w:numPr>
        <w:rPr>
          <w:lang w:val="vi-VN"/>
        </w:rPr>
      </w:pPr>
      <w:r w:rsidRPr="003F0553">
        <w:rPr>
          <w:lang w:val="vi-VN"/>
        </w:rPr>
        <w:t xml:space="preserve">Nhóm nhãn </w:t>
      </w:r>
      <w:r w:rsidR="00C33B7F" w:rsidRPr="003F0553">
        <w:rPr>
          <w:lang w:val="vi-VN"/>
        </w:rPr>
        <w:t>Ternary Search, meet-in-the-middle</w:t>
      </w:r>
      <w:r w:rsidRPr="003F0553">
        <w:rPr>
          <w:lang w:val="vi-VN"/>
        </w:rPr>
        <w:t xml:space="preserve"> và Binary Search</w:t>
      </w:r>
      <w:r w:rsidR="00C33B7F" w:rsidRPr="003F0553">
        <w:rPr>
          <w:lang w:val="vi-VN"/>
        </w:rPr>
        <w:t xml:space="preserve"> thay bằng nhãn</w:t>
      </w:r>
      <w:r w:rsidRPr="003F0553">
        <w:rPr>
          <w:lang w:val="vi-VN"/>
        </w:rPr>
        <w:t xml:space="preserve"> Search Technique</w:t>
      </w:r>
      <w:r w:rsidR="00C33B7F" w:rsidRPr="003F0553">
        <w:rPr>
          <w:lang w:val="vi-VN"/>
        </w:rPr>
        <w:t xml:space="preserve">, </w:t>
      </w:r>
      <w:r w:rsidR="00C33B7F" w:rsidRPr="003F0553">
        <w:rPr>
          <w:lang w:val="vi-VN"/>
        </w:rPr>
        <w:lastRenderedPageBreak/>
        <w:t xml:space="preserve">bởi vì </w:t>
      </w:r>
      <w:r w:rsidRPr="003F0553">
        <w:rPr>
          <w:lang w:val="vi-VN"/>
        </w:rPr>
        <w:t xml:space="preserve">các nhãn </w:t>
      </w:r>
      <w:r w:rsidR="00C33B7F" w:rsidRPr="003F0553">
        <w:rPr>
          <w:lang w:val="vi-VN"/>
        </w:rPr>
        <w:t>đều là các kĩ thuật tìm kiếm.</w:t>
      </w:r>
    </w:p>
    <w:p w14:paraId="012B8C60" w14:textId="7D77A299" w:rsidR="001A720C" w:rsidRPr="003F0553" w:rsidRDefault="001A720C" w:rsidP="003F0553">
      <w:pPr>
        <w:pStyle w:val="ListParagraph"/>
        <w:numPr>
          <w:ilvl w:val="0"/>
          <w:numId w:val="13"/>
        </w:numPr>
        <w:rPr>
          <w:lang w:val="vi-VN"/>
        </w:rPr>
      </w:pPr>
      <w:r w:rsidRPr="003F0553">
        <w:rPr>
          <w:lang w:val="vi-VN"/>
        </w:rPr>
        <w:t>Nhóm các</w:t>
      </w:r>
      <w:r w:rsidR="00400B1B" w:rsidRPr="003F0553">
        <w:rPr>
          <w:lang w:val="vi-VN"/>
        </w:rPr>
        <w:t xml:space="preserve"> kĩ thuật xử lí xâu,cấu trúc dữ liệu xâu hay regular expression thành một nhãn String.</w:t>
      </w:r>
    </w:p>
    <w:p w14:paraId="22ECDC2A" w14:textId="1E46AD02" w:rsidR="00825C76" w:rsidRPr="003F0553" w:rsidRDefault="00825C76" w:rsidP="003F0553">
      <w:pPr>
        <w:pStyle w:val="ListParagraph"/>
        <w:numPr>
          <w:ilvl w:val="0"/>
          <w:numId w:val="13"/>
        </w:numPr>
        <w:rPr>
          <w:lang w:val="vi-VN"/>
        </w:rPr>
      </w:pPr>
      <w:r>
        <w:t>Nh</w:t>
      </w:r>
      <w:r w:rsidRPr="003F0553">
        <w:rPr>
          <w:lang w:val="vi-VN"/>
        </w:rPr>
        <w:t>ãn fft và chinese remainder theorem thay thế bằng nhãn math.</w:t>
      </w:r>
    </w:p>
    <w:p w14:paraId="73CC53C9" w14:textId="37ABD7B7" w:rsidR="00400B1B" w:rsidRPr="003F0553" w:rsidRDefault="00400B1B" w:rsidP="003F0553">
      <w:pPr>
        <w:pStyle w:val="ListParagraph"/>
        <w:numPr>
          <w:ilvl w:val="0"/>
          <w:numId w:val="13"/>
        </w:numPr>
        <w:rPr>
          <w:lang w:val="vi-VN"/>
        </w:rPr>
      </w:pPr>
      <w:r w:rsidRPr="003F0553">
        <w:rPr>
          <w:lang w:val="vi-VN"/>
        </w:rPr>
        <w:t>Nhãn graph matching thay thế bằng nhãn graphs</w:t>
      </w:r>
      <w:r w:rsidR="00825C76">
        <w:t>.</w:t>
      </w:r>
    </w:p>
    <w:p w14:paraId="023D8EF6" w14:textId="1163B752" w:rsidR="00D57317" w:rsidRPr="003F0553" w:rsidRDefault="00400B1B" w:rsidP="003F0553">
      <w:pPr>
        <w:pStyle w:val="ListParagraph"/>
        <w:numPr>
          <w:ilvl w:val="0"/>
          <w:numId w:val="13"/>
        </w:numPr>
        <w:rPr>
          <w:lang w:val="vi-VN"/>
        </w:rPr>
      </w:pPr>
      <w:r w:rsidRPr="003F0553">
        <w:rPr>
          <w:lang w:val="vi-VN"/>
        </w:rPr>
        <w:t>Những nhãn</w:t>
      </w:r>
      <w:r w:rsidR="00825C76" w:rsidRPr="003F0553">
        <w:rPr>
          <w:lang w:val="vi-VN"/>
        </w:rPr>
        <w:t xml:space="preserve"> có số lượng ít</w:t>
      </w:r>
      <w:r w:rsidRPr="003F0553">
        <w:rPr>
          <w:lang w:val="vi-VN"/>
        </w:rPr>
        <w:t xml:space="preserve"> không được đề cập ở trên sẽ bị xoá bỏ.</w:t>
      </w:r>
    </w:p>
    <w:p w14:paraId="71CF0913" w14:textId="0AC8EA60" w:rsidR="00D57317" w:rsidRDefault="00D57317" w:rsidP="00D57317">
      <w:pPr>
        <w:pStyle w:val="ListParagraph"/>
        <w:ind w:left="0" w:firstLine="0"/>
        <w:jc w:val="center"/>
        <w:rPr>
          <w:szCs w:val="20"/>
          <w:lang w:val="vi-VN"/>
        </w:rPr>
      </w:pPr>
      <w:r>
        <w:rPr>
          <w:noProof/>
          <w:szCs w:val="20"/>
        </w:rPr>
        <w:drawing>
          <wp:inline distT="0" distB="0" distL="0" distR="0" wp14:anchorId="58D422D7" wp14:editId="5A6D9EA8">
            <wp:extent cx="2970530" cy="1879600"/>
            <wp:effectExtent l="0" t="0" r="127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0530" cy="1879600"/>
                    </a:xfrm>
                    <a:prstGeom prst="rect">
                      <a:avLst/>
                    </a:prstGeom>
                  </pic:spPr>
                </pic:pic>
              </a:graphicData>
            </a:graphic>
          </wp:inline>
        </w:drawing>
      </w:r>
    </w:p>
    <w:p w14:paraId="0D314D94" w14:textId="204F4847" w:rsidR="00D57317" w:rsidRPr="00D57317" w:rsidRDefault="00D57317" w:rsidP="00D57317">
      <w:pPr>
        <w:ind w:left="284" w:firstLine="0"/>
        <w:jc w:val="center"/>
        <w:rPr>
          <w:b/>
          <w:bCs/>
          <w:i/>
          <w:iCs/>
          <w:sz w:val="18"/>
          <w:szCs w:val="18"/>
          <w:lang w:val="vi-VN"/>
        </w:rPr>
      </w:pPr>
      <w:r>
        <w:rPr>
          <w:b/>
          <w:bCs/>
          <w:i/>
          <w:iCs/>
          <w:sz w:val="18"/>
          <w:szCs w:val="18"/>
          <w:lang w:val="vi-VN"/>
        </w:rPr>
        <w:t>Hình 3:  Biểu đồ phân phối nhãn</w:t>
      </w:r>
      <w:r>
        <w:rPr>
          <w:b/>
          <w:bCs/>
          <w:i/>
          <w:iCs/>
          <w:sz w:val="18"/>
          <w:szCs w:val="18"/>
        </w:rPr>
        <w:t xml:space="preserve"> sau</w:t>
      </w:r>
      <w:r>
        <w:rPr>
          <w:b/>
          <w:bCs/>
          <w:i/>
          <w:iCs/>
          <w:sz w:val="18"/>
          <w:szCs w:val="18"/>
          <w:lang w:val="vi-VN"/>
        </w:rPr>
        <w:t xml:space="preserve"> khi xử lí</w:t>
      </w:r>
    </w:p>
    <w:p w14:paraId="77BE324A" w14:textId="46E1BDFB" w:rsidR="002C6B54" w:rsidRPr="00400B1B" w:rsidRDefault="00D57317" w:rsidP="00D57317">
      <w:pPr>
        <w:ind w:firstLine="360"/>
        <w:rPr>
          <w:szCs w:val="20"/>
          <w:lang w:val="vi-VN"/>
        </w:rPr>
      </w:pPr>
      <w:del w:id="11" w:author="Author">
        <w:r w:rsidRPr="00D57317" w:rsidDel="00E94280">
          <w:rPr>
            <w:b/>
            <w:bCs/>
            <w:szCs w:val="20"/>
            <w:lang w:val="vi-VN"/>
          </w:rPr>
          <w:delText>Hình 3</w:delText>
        </w:r>
        <w:r w:rsidR="00400B1B" w:rsidDel="00E94280">
          <w:rPr>
            <w:szCs w:val="20"/>
            <w:lang w:val="vi-VN"/>
          </w:rPr>
          <w:delText xml:space="preserve"> là biểu đồ phân phối nhãn cuối cùng</w:delText>
        </w:r>
      </w:del>
      <w:ins w:id="12" w:author="Author">
        <w:r w:rsidR="00E94280">
          <w:rPr>
            <w:szCs w:val="20"/>
            <w:lang w:val="vi-VN"/>
          </w:rPr>
          <w:t>Số lượng nhãn sau khi xử lí là 28</w:t>
        </w:r>
      </w:ins>
      <w:r w:rsidR="00400B1B">
        <w:rPr>
          <w:szCs w:val="20"/>
          <w:lang w:val="vi-VN"/>
        </w:rPr>
        <w:t xml:space="preserve"> và chúng tôi sẽ sử dụng số lượng nhãn này là </w:t>
      </w:r>
      <w:r w:rsidR="00132099">
        <w:rPr>
          <w:szCs w:val="20"/>
          <w:lang w:val="vi-VN"/>
        </w:rPr>
        <w:t xml:space="preserve">nhãn </w:t>
      </w:r>
      <w:r w:rsidR="00400B1B">
        <w:rPr>
          <w:szCs w:val="20"/>
          <w:lang w:val="vi-VN"/>
        </w:rPr>
        <w:t>đầu ra của mô hình của mình.</w:t>
      </w:r>
      <w:r w:rsidR="00536803">
        <w:rPr>
          <w:szCs w:val="20"/>
          <w:lang w:val="vi-VN"/>
        </w:rPr>
        <w:t xml:space="preserve"> Dễ nhận thấy, bộ dữ liệu của chúng tôi rất mất cân bằng, vì vậy chúng tôi có sử dụng một số kĩ thuật trong việc chia bộ dữ liệu hay hàm mất mát để </w:t>
      </w:r>
      <w:r w:rsidR="00132099">
        <w:rPr>
          <w:szCs w:val="20"/>
          <w:lang w:val="vi-VN"/>
        </w:rPr>
        <w:t>hạn chế</w:t>
      </w:r>
      <w:r w:rsidR="00536803">
        <w:rPr>
          <w:szCs w:val="20"/>
          <w:lang w:val="vi-VN"/>
        </w:rPr>
        <w:t xml:space="preserve"> vấn đề này.</w:t>
      </w:r>
    </w:p>
    <w:p w14:paraId="406AB435" w14:textId="67381CEB" w:rsidR="00FF36D7" w:rsidRPr="002C6B54" w:rsidRDefault="00B0444B" w:rsidP="003F0553">
      <w:pPr>
        <w:pStyle w:val="Heading2"/>
      </w:pPr>
      <w:r w:rsidRPr="002C6B54">
        <w:t>Thống kê</w:t>
      </w:r>
    </w:p>
    <w:p w14:paraId="6EBA631F" w14:textId="0753F9BE" w:rsidR="000328A4" w:rsidRDefault="000328A4" w:rsidP="00856D70">
      <w:pPr>
        <w:rPr>
          <w:lang w:val="vi-VN"/>
        </w:rPr>
      </w:pPr>
      <w:r>
        <w:rPr>
          <w:lang w:val="vi-VN"/>
        </w:rPr>
        <w:t>Sau bước tiền xử lí, chúng tôi thống kê mô tả</w:t>
      </w:r>
      <w:r w:rsidR="007B23F0">
        <w:rPr>
          <w:lang w:val="vi-VN"/>
        </w:rPr>
        <w:t xml:space="preserve"> bộ dữ liệu của mình. Cụ thể hơn, chúng tôi sẽ tính toán số lượng vấn đề lập trình, trung bình số mã nguồn và trung bình số nhãn tương ứng với mỗi vấn đề.</w:t>
      </w:r>
    </w:p>
    <w:p w14:paraId="3BA09510" w14:textId="77777777" w:rsidR="00843A06" w:rsidRDefault="00843A06" w:rsidP="00856D70">
      <w:pPr>
        <w:rPr>
          <w:lang w:val="vi-VN"/>
        </w:rPr>
      </w:pPr>
    </w:p>
    <w:tbl>
      <w:tblPr>
        <w:tblStyle w:val="TableGrid"/>
        <w:tblW w:w="4673" w:type="dxa"/>
        <w:tblLook w:val="04A0" w:firstRow="1" w:lastRow="0" w:firstColumn="1" w:lastColumn="0" w:noHBand="0" w:noVBand="1"/>
      </w:tblPr>
      <w:tblGrid>
        <w:gridCol w:w="846"/>
        <w:gridCol w:w="1488"/>
        <w:gridCol w:w="1167"/>
        <w:gridCol w:w="1172"/>
      </w:tblGrid>
      <w:tr w:rsidR="005F77BB" w14:paraId="197875C5" w14:textId="77777777" w:rsidTr="00D57317">
        <w:tc>
          <w:tcPr>
            <w:tcW w:w="846" w:type="dxa"/>
            <w:tcBorders>
              <w:top w:val="nil"/>
              <w:left w:val="nil"/>
              <w:bottom w:val="single" w:sz="4" w:space="0" w:color="auto"/>
              <w:right w:val="nil"/>
            </w:tcBorders>
          </w:tcPr>
          <w:p w14:paraId="1315FA67" w14:textId="77777777" w:rsidR="005F77BB" w:rsidRDefault="005F77BB" w:rsidP="005F77BB">
            <w:pPr>
              <w:ind w:firstLine="0"/>
              <w:jc w:val="center"/>
              <w:rPr>
                <w:lang w:val="vi-VN"/>
              </w:rPr>
            </w:pPr>
          </w:p>
        </w:tc>
        <w:tc>
          <w:tcPr>
            <w:tcW w:w="1488" w:type="dxa"/>
            <w:tcBorders>
              <w:left w:val="nil"/>
              <w:right w:val="nil"/>
            </w:tcBorders>
          </w:tcPr>
          <w:p w14:paraId="4D33ECA7" w14:textId="635E2F8E" w:rsidR="005F77BB" w:rsidRDefault="005F77BB" w:rsidP="005F77BB">
            <w:pPr>
              <w:ind w:firstLine="0"/>
              <w:jc w:val="center"/>
              <w:rPr>
                <w:lang w:val="vi-VN"/>
              </w:rPr>
            </w:pPr>
            <w:r>
              <w:rPr>
                <w:lang w:val="vi-VN"/>
              </w:rPr>
              <w:t>Vấn đề lập trình</w:t>
            </w:r>
          </w:p>
        </w:tc>
        <w:tc>
          <w:tcPr>
            <w:tcW w:w="1167" w:type="dxa"/>
            <w:tcBorders>
              <w:left w:val="nil"/>
              <w:right w:val="nil"/>
            </w:tcBorders>
          </w:tcPr>
          <w:p w14:paraId="5C0A9516" w14:textId="659DDB6A" w:rsidR="005F77BB" w:rsidRDefault="005F77BB" w:rsidP="005F77BB">
            <w:pPr>
              <w:ind w:firstLine="0"/>
              <w:jc w:val="center"/>
              <w:rPr>
                <w:lang w:val="vi-VN"/>
              </w:rPr>
            </w:pPr>
            <w:r>
              <w:rPr>
                <w:lang w:val="vi-VN"/>
              </w:rPr>
              <w:t>Trung bình số mã nguồn</w:t>
            </w:r>
          </w:p>
        </w:tc>
        <w:tc>
          <w:tcPr>
            <w:tcW w:w="1172" w:type="dxa"/>
            <w:tcBorders>
              <w:left w:val="nil"/>
              <w:right w:val="nil"/>
            </w:tcBorders>
          </w:tcPr>
          <w:p w14:paraId="1D0665B4" w14:textId="54A0C50C" w:rsidR="005F77BB" w:rsidRDefault="005F77BB" w:rsidP="005F77BB">
            <w:pPr>
              <w:ind w:firstLine="0"/>
              <w:jc w:val="center"/>
              <w:rPr>
                <w:lang w:val="vi-VN"/>
              </w:rPr>
            </w:pPr>
            <w:r>
              <w:rPr>
                <w:lang w:val="vi-VN"/>
              </w:rPr>
              <w:t>Trung bình số nhãn</w:t>
            </w:r>
          </w:p>
        </w:tc>
      </w:tr>
      <w:tr w:rsidR="005F77BB" w14:paraId="390E228E" w14:textId="77777777" w:rsidTr="00D57317">
        <w:tc>
          <w:tcPr>
            <w:tcW w:w="846" w:type="dxa"/>
            <w:tcBorders>
              <w:top w:val="single" w:sz="4" w:space="0" w:color="auto"/>
              <w:left w:val="nil"/>
              <w:bottom w:val="nil"/>
              <w:right w:val="nil"/>
            </w:tcBorders>
          </w:tcPr>
          <w:p w14:paraId="3D4AD611" w14:textId="43B30641" w:rsidR="005F77BB" w:rsidRPr="005F77BB" w:rsidRDefault="005F77BB" w:rsidP="005F77BB">
            <w:pPr>
              <w:ind w:firstLine="0"/>
              <w:jc w:val="center"/>
              <w:rPr>
                <w:lang w:val="vi-VN"/>
              </w:rPr>
            </w:pPr>
            <w:r>
              <w:rPr>
                <w:lang w:val="vi-VN"/>
              </w:rPr>
              <w:t>Tổng hợp</w:t>
            </w:r>
          </w:p>
        </w:tc>
        <w:tc>
          <w:tcPr>
            <w:tcW w:w="1488" w:type="dxa"/>
            <w:tcBorders>
              <w:left w:val="nil"/>
              <w:bottom w:val="nil"/>
              <w:right w:val="nil"/>
            </w:tcBorders>
          </w:tcPr>
          <w:p w14:paraId="7B03194C" w14:textId="47A4741F" w:rsidR="005F77BB" w:rsidRDefault="00D57317" w:rsidP="005F77BB">
            <w:pPr>
              <w:ind w:firstLine="0"/>
              <w:jc w:val="center"/>
              <w:rPr>
                <w:lang w:val="vi-VN"/>
              </w:rPr>
            </w:pPr>
            <w:r>
              <w:rPr>
                <w:lang w:val="vi-VN"/>
              </w:rPr>
              <w:t>5550</w:t>
            </w:r>
          </w:p>
        </w:tc>
        <w:tc>
          <w:tcPr>
            <w:tcW w:w="1167" w:type="dxa"/>
            <w:tcBorders>
              <w:left w:val="nil"/>
              <w:bottom w:val="nil"/>
              <w:right w:val="nil"/>
            </w:tcBorders>
          </w:tcPr>
          <w:p w14:paraId="40EE719E" w14:textId="268C4F8E" w:rsidR="005F77BB" w:rsidRPr="00D57317" w:rsidRDefault="00D57317" w:rsidP="005F77BB">
            <w:pPr>
              <w:ind w:firstLine="0"/>
              <w:jc w:val="center"/>
            </w:pPr>
            <w:r>
              <w:t>6.7183</w:t>
            </w:r>
          </w:p>
        </w:tc>
        <w:tc>
          <w:tcPr>
            <w:tcW w:w="1172" w:type="dxa"/>
            <w:tcBorders>
              <w:left w:val="nil"/>
              <w:bottom w:val="nil"/>
              <w:right w:val="nil"/>
            </w:tcBorders>
          </w:tcPr>
          <w:p w14:paraId="1689A1BA" w14:textId="00240302" w:rsidR="005F77BB" w:rsidRPr="00D57317" w:rsidRDefault="00D57317" w:rsidP="005F77BB">
            <w:pPr>
              <w:ind w:firstLine="0"/>
              <w:jc w:val="center"/>
            </w:pPr>
            <w:r>
              <w:t>2.0198</w:t>
            </w:r>
          </w:p>
        </w:tc>
      </w:tr>
    </w:tbl>
    <w:p w14:paraId="38444BE0" w14:textId="276A24E8" w:rsidR="00D57317" w:rsidRPr="00D57317" w:rsidRDefault="00856D70" w:rsidP="003E769A">
      <w:pPr>
        <w:ind w:firstLine="0"/>
        <w:jc w:val="center"/>
        <w:rPr>
          <w:b/>
          <w:bCs/>
          <w:i/>
          <w:iCs/>
          <w:sz w:val="18"/>
          <w:szCs w:val="18"/>
          <w:lang w:val="vi-VN"/>
        </w:rPr>
      </w:pPr>
      <w:r>
        <w:rPr>
          <w:b/>
          <w:bCs/>
          <w:i/>
          <w:iCs/>
          <w:sz w:val="18"/>
          <w:szCs w:val="18"/>
          <w:lang w:val="vi-VN"/>
        </w:rPr>
        <w:t>Hình</w:t>
      </w:r>
      <w:r w:rsidR="00205F97">
        <w:rPr>
          <w:b/>
          <w:bCs/>
          <w:i/>
          <w:iCs/>
          <w:sz w:val="18"/>
          <w:szCs w:val="18"/>
          <w:lang w:val="vi-VN"/>
        </w:rPr>
        <w:t xml:space="preserve"> 4</w:t>
      </w:r>
      <w:r>
        <w:rPr>
          <w:b/>
          <w:bCs/>
          <w:i/>
          <w:iCs/>
          <w:sz w:val="18"/>
          <w:szCs w:val="18"/>
          <w:lang w:val="vi-VN"/>
        </w:rPr>
        <w:t>:</w:t>
      </w:r>
      <w:r w:rsidR="002C6B54">
        <w:rPr>
          <w:b/>
          <w:bCs/>
          <w:i/>
          <w:iCs/>
          <w:sz w:val="18"/>
          <w:szCs w:val="18"/>
          <w:lang w:val="vi-VN"/>
        </w:rPr>
        <w:t xml:space="preserve"> </w:t>
      </w:r>
      <w:r w:rsidR="005F77BB">
        <w:rPr>
          <w:b/>
          <w:bCs/>
          <w:i/>
          <w:iCs/>
          <w:sz w:val="18"/>
          <w:szCs w:val="18"/>
          <w:lang w:val="vi-VN"/>
        </w:rPr>
        <w:t>Thống kê</w:t>
      </w:r>
      <w:r w:rsidR="00D57317">
        <w:rPr>
          <w:b/>
          <w:bCs/>
          <w:i/>
          <w:iCs/>
          <w:sz w:val="18"/>
          <w:szCs w:val="18"/>
        </w:rPr>
        <w:t xml:space="preserve"> bộ</w:t>
      </w:r>
      <w:r w:rsidR="00D57317">
        <w:rPr>
          <w:b/>
          <w:bCs/>
          <w:i/>
          <w:iCs/>
          <w:sz w:val="18"/>
          <w:szCs w:val="18"/>
          <w:lang w:val="vi-VN"/>
        </w:rPr>
        <w:t xml:space="preserve"> dữ liệu</w:t>
      </w:r>
    </w:p>
    <w:p w14:paraId="3ACC67F1" w14:textId="225C9106" w:rsidR="00210771" w:rsidRDefault="00210771" w:rsidP="00A1639B">
      <w:pPr>
        <w:pStyle w:val="Heading1"/>
        <w:rPr>
          <w:lang w:val="vi-VN"/>
        </w:rPr>
      </w:pPr>
      <w:r>
        <w:t>Phương</w:t>
      </w:r>
      <w:r>
        <w:rPr>
          <w:lang w:val="vi-VN"/>
        </w:rPr>
        <w:t xml:space="preserve"> pháp</w:t>
      </w:r>
    </w:p>
    <w:p w14:paraId="54345EB5" w14:textId="685A00F2" w:rsidR="00210771" w:rsidRPr="002A3FF1" w:rsidRDefault="00210771" w:rsidP="003F0553">
      <w:pPr>
        <w:pStyle w:val="Heading2"/>
      </w:pPr>
      <w:r w:rsidRPr="002A3FF1">
        <w:t>Biểu diễn mã nguồn theo cấu trúc đường dẫn</w:t>
      </w:r>
    </w:p>
    <w:p w14:paraId="75B182E1" w14:textId="49E96478" w:rsidR="00020DD5" w:rsidRDefault="00A1639B" w:rsidP="00A1639B">
      <w:pPr>
        <w:rPr>
          <w:lang w:val="vi-VN"/>
        </w:rPr>
      </w:pPr>
      <w:r>
        <w:rPr>
          <w:lang w:val="vi-VN"/>
        </w:rPr>
        <w:t xml:space="preserve">Trong bài báo </w:t>
      </w:r>
      <w:r w:rsidR="00DA5F74">
        <w:rPr>
          <w:lang w:val="vi-VN"/>
        </w:rPr>
        <w:t>mocktail</w:t>
      </w:r>
      <w:r w:rsidR="00E238E3">
        <w:rPr>
          <w:lang w:val="vi-VN"/>
        </w:rPr>
        <w:t xml:space="preserve"> </w:t>
      </w:r>
      <w:hyperlink w:anchor="references2" w:history="1">
        <w:r w:rsidR="00E238E3" w:rsidRPr="00E238E3">
          <w:rPr>
            <w:rStyle w:val="Hyperlink"/>
            <w:lang w:val="vi-VN"/>
          </w:rPr>
          <w:t>[2]</w:t>
        </w:r>
      </w:hyperlink>
      <w:r w:rsidR="00DA5F74">
        <w:rPr>
          <w:lang w:val="vi-VN"/>
        </w:rPr>
        <w:t>, họ đã giải thích khái niệm của các đường dẫn biểu diễn AST, CFG và PDG. Sau đây là các khái niệm của chúng:</w:t>
      </w:r>
    </w:p>
    <w:p w14:paraId="71D5CC37" w14:textId="77777777" w:rsidR="00020DD5" w:rsidRDefault="00020DD5" w:rsidP="00A1639B">
      <w:pPr>
        <w:rPr>
          <w:lang w:val="vi-VN"/>
        </w:rPr>
      </w:pPr>
    </w:p>
    <w:p w14:paraId="0C29F3D2" w14:textId="32085933" w:rsidR="00020DD5" w:rsidRDefault="00020DD5" w:rsidP="002A3FF1">
      <w:pPr>
        <w:ind w:left="-284" w:right="-2" w:firstLine="568"/>
        <w:jc w:val="center"/>
        <w:rPr>
          <w:noProof/>
          <w:lang w:val="vi-VN"/>
        </w:rPr>
      </w:pPr>
      <w:r>
        <w:rPr>
          <w:noProof/>
        </w:rPr>
        <w:drawing>
          <wp:inline distT="0" distB="0" distL="0" distR="0" wp14:anchorId="7B14C7CA" wp14:editId="0E87521B">
            <wp:extent cx="2781343" cy="2089785"/>
            <wp:effectExtent l="0" t="0" r="0" b="571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1854" cy="2090169"/>
                    </a:xfrm>
                    <a:prstGeom prst="rect">
                      <a:avLst/>
                    </a:prstGeom>
                  </pic:spPr>
                </pic:pic>
              </a:graphicData>
            </a:graphic>
          </wp:inline>
        </w:drawing>
      </w:r>
    </w:p>
    <w:p w14:paraId="5D701F16" w14:textId="35BF57D3" w:rsidR="00020DD5" w:rsidRDefault="00020DD5" w:rsidP="00020DD5">
      <w:pPr>
        <w:ind w:firstLine="0"/>
        <w:jc w:val="center"/>
        <w:rPr>
          <w:b/>
          <w:bCs/>
          <w:i/>
          <w:iCs/>
          <w:sz w:val="18"/>
          <w:szCs w:val="18"/>
          <w:lang w:val="vi-VN"/>
        </w:rPr>
      </w:pPr>
      <w:r>
        <w:rPr>
          <w:b/>
          <w:bCs/>
          <w:i/>
          <w:iCs/>
          <w:sz w:val="18"/>
          <w:szCs w:val="18"/>
          <w:lang w:val="vi-VN"/>
        </w:rPr>
        <w:t xml:space="preserve">Hình </w:t>
      </w:r>
      <w:r w:rsidR="00205F97">
        <w:rPr>
          <w:b/>
          <w:bCs/>
          <w:i/>
          <w:iCs/>
          <w:sz w:val="18"/>
          <w:szCs w:val="18"/>
          <w:lang w:val="vi-VN"/>
        </w:rPr>
        <w:t>5</w:t>
      </w:r>
      <w:r>
        <w:rPr>
          <w:b/>
          <w:bCs/>
          <w:i/>
          <w:iCs/>
          <w:sz w:val="18"/>
          <w:szCs w:val="18"/>
          <w:lang w:val="vi-VN"/>
        </w:rPr>
        <w:t>: Cây AST dựa trên mã nguồn hình 1</w:t>
      </w:r>
    </w:p>
    <w:p w14:paraId="019260F6" w14:textId="77777777" w:rsidR="00393FB8" w:rsidRDefault="00393FB8" w:rsidP="00A1639B">
      <w:pPr>
        <w:rPr>
          <w:b/>
          <w:bCs/>
          <w:i/>
          <w:iCs/>
          <w:sz w:val="18"/>
          <w:szCs w:val="18"/>
          <w:lang w:val="vi-VN"/>
        </w:rPr>
      </w:pPr>
    </w:p>
    <w:p w14:paraId="75E7F485" w14:textId="62F58F96" w:rsidR="00A1639B" w:rsidRDefault="00A1639B" w:rsidP="00A1639B">
      <w:pPr>
        <w:rPr>
          <w:vertAlign w:val="subscript"/>
          <w:lang w:val="vi-VN"/>
        </w:rPr>
      </w:pPr>
      <w:r>
        <w:rPr>
          <w:b/>
          <w:bCs/>
          <w:lang w:val="vi-VN"/>
        </w:rPr>
        <w:t xml:space="preserve">Định nghĩa 4 (Đường dẫn AST): </w:t>
      </w:r>
      <w:r w:rsidRPr="00A1639B">
        <w:rPr>
          <w:lang w:val="vi-VN"/>
        </w:rPr>
        <w:t>Gọi</w:t>
      </w:r>
      <w:r>
        <w:rPr>
          <w:lang w:val="vi-VN"/>
        </w:rPr>
        <w:t xml:space="preserve"> n là nút trên cây AST và nó có 2 thuộc tính: loại hình d và tên thể hiện nội dung t. Đường dẫn của cây AST bắt đầu từ nút đầu n</w:t>
      </w:r>
      <w:r>
        <w:rPr>
          <w:vertAlign w:val="subscript"/>
          <w:lang w:val="vi-VN"/>
        </w:rPr>
        <w:t>1</w:t>
      </w:r>
      <w:r>
        <w:rPr>
          <w:lang w:val="vi-VN"/>
        </w:rPr>
        <w:t>, đi qua các nút trung gian n</w:t>
      </w:r>
      <w:r>
        <w:rPr>
          <w:vertAlign w:val="subscript"/>
          <w:lang w:val="vi-VN"/>
        </w:rPr>
        <w:t>2</w:t>
      </w:r>
      <w:r>
        <w:rPr>
          <w:lang w:val="vi-VN"/>
        </w:rPr>
        <w:t>,…,n</w:t>
      </w:r>
      <w:r>
        <w:rPr>
          <w:vertAlign w:val="subscript"/>
          <w:lang w:val="vi-VN"/>
        </w:rPr>
        <w:t>k</w:t>
      </w:r>
      <w:r>
        <w:rPr>
          <w:lang w:val="vi-VN"/>
        </w:rPr>
        <w:t xml:space="preserve"> và kết thúc tại nút cuối n</w:t>
      </w:r>
      <w:r>
        <w:rPr>
          <w:vertAlign w:val="subscript"/>
          <w:lang w:val="vi-VN"/>
        </w:rPr>
        <w:t>k+1</w:t>
      </w:r>
      <w:r>
        <w:rPr>
          <w:lang w:val="vi-VN"/>
        </w:rPr>
        <w:t xml:space="preserve"> được gọi là đường dẫn AST có độ dài k. Đường dẫn p được biểu diễn dạng chuỗi d</w:t>
      </w:r>
      <w:r>
        <w:rPr>
          <w:vertAlign w:val="subscript"/>
          <w:lang w:val="vi-VN"/>
        </w:rPr>
        <w:t>1</w:t>
      </w:r>
      <w:r>
        <w:rPr>
          <w:lang w:val="vi-VN"/>
        </w:rPr>
        <w:t>a</w:t>
      </w:r>
      <w:r>
        <w:rPr>
          <w:vertAlign w:val="subscript"/>
          <w:lang w:val="vi-VN"/>
        </w:rPr>
        <w:t>1</w:t>
      </w:r>
      <w:r>
        <w:rPr>
          <w:lang w:val="vi-VN"/>
        </w:rPr>
        <w:t>d</w:t>
      </w:r>
      <w:r>
        <w:rPr>
          <w:vertAlign w:val="subscript"/>
          <w:lang w:val="vi-VN"/>
        </w:rPr>
        <w:t>2</w:t>
      </w:r>
      <w:r>
        <w:rPr>
          <w:lang w:val="vi-VN"/>
        </w:rPr>
        <w:t>a</w:t>
      </w:r>
      <w:r>
        <w:rPr>
          <w:vertAlign w:val="subscript"/>
          <w:lang w:val="vi-VN"/>
        </w:rPr>
        <w:t>2</w:t>
      </w:r>
      <w:r>
        <w:rPr>
          <w:lang w:val="vi-VN"/>
        </w:rPr>
        <w:t>…d</w:t>
      </w:r>
      <w:r>
        <w:rPr>
          <w:vertAlign w:val="subscript"/>
          <w:lang w:val="vi-VN"/>
        </w:rPr>
        <w:t>k</w:t>
      </w:r>
      <w:r>
        <w:rPr>
          <w:lang w:val="vi-VN"/>
        </w:rPr>
        <w:t>a</w:t>
      </w:r>
      <w:r>
        <w:rPr>
          <w:vertAlign w:val="subscript"/>
          <w:lang w:val="vi-VN"/>
        </w:rPr>
        <w:t>k</w:t>
      </w:r>
      <w:r>
        <w:rPr>
          <w:lang w:val="vi-VN"/>
        </w:rPr>
        <w:t>d</w:t>
      </w:r>
      <w:r>
        <w:rPr>
          <w:vertAlign w:val="subscript"/>
          <w:lang w:val="vi-VN"/>
        </w:rPr>
        <w:t>k+1</w:t>
      </w:r>
      <w:r>
        <w:rPr>
          <w:lang w:val="vi-VN"/>
        </w:rPr>
        <w:t>, trong đó d</w:t>
      </w:r>
      <w:r>
        <w:rPr>
          <w:vertAlign w:val="subscript"/>
          <w:lang w:val="vi-VN"/>
        </w:rPr>
        <w:t>1</w:t>
      </w:r>
      <w:r>
        <w:rPr>
          <w:lang w:val="vi-VN"/>
        </w:rPr>
        <w:t>, d</w:t>
      </w:r>
      <w:r>
        <w:rPr>
          <w:vertAlign w:val="subscript"/>
          <w:lang w:val="vi-VN"/>
        </w:rPr>
        <w:t>2</w:t>
      </w:r>
      <w:r>
        <w:rPr>
          <w:lang w:val="vi-VN"/>
        </w:rPr>
        <w:t>, …, d</w:t>
      </w:r>
      <w:r>
        <w:rPr>
          <w:vertAlign w:val="subscript"/>
          <w:lang w:val="vi-VN"/>
        </w:rPr>
        <w:t>k+1</w:t>
      </w:r>
      <w:r>
        <w:rPr>
          <w:lang w:val="vi-VN"/>
        </w:rPr>
        <w:t xml:space="preserve"> là loại hình của các nút n</w:t>
      </w:r>
      <w:r>
        <w:rPr>
          <w:vertAlign w:val="subscript"/>
          <w:lang w:val="vi-VN"/>
        </w:rPr>
        <w:t>1</w:t>
      </w:r>
      <w:r>
        <w:rPr>
          <w:lang w:val="vi-VN"/>
        </w:rPr>
        <w:t>, n</w:t>
      </w:r>
      <w:r>
        <w:rPr>
          <w:vertAlign w:val="subscript"/>
          <w:lang w:val="vi-VN"/>
        </w:rPr>
        <w:t>2</w:t>
      </w:r>
      <w:r>
        <w:rPr>
          <w:lang w:val="vi-VN"/>
        </w:rPr>
        <w:t>,…,n</w:t>
      </w:r>
      <w:r>
        <w:rPr>
          <w:vertAlign w:val="subscript"/>
          <w:lang w:val="vi-VN"/>
        </w:rPr>
        <w:t>k+1</w:t>
      </w:r>
      <w:r>
        <w:rPr>
          <w:lang w:val="vi-VN"/>
        </w:rPr>
        <w:t xml:space="preserve"> và a</w:t>
      </w:r>
      <w:r>
        <w:rPr>
          <w:vertAlign w:val="subscript"/>
          <w:lang w:val="vi-VN"/>
        </w:rPr>
        <w:t>1</w:t>
      </w:r>
      <w:r>
        <w:rPr>
          <w:lang w:val="vi-VN"/>
        </w:rPr>
        <w:t>,a</w:t>
      </w:r>
      <w:r>
        <w:rPr>
          <w:vertAlign w:val="subscript"/>
          <w:lang w:val="vi-VN"/>
        </w:rPr>
        <w:t>2</w:t>
      </w:r>
      <w:r>
        <w:rPr>
          <w:lang w:val="vi-VN"/>
        </w:rPr>
        <w:t>,…,a</w:t>
      </w:r>
      <w:r>
        <w:rPr>
          <w:vertAlign w:val="subscript"/>
          <w:lang w:val="vi-VN"/>
        </w:rPr>
        <w:t>n</w:t>
      </w:r>
      <w:r>
        <w:rPr>
          <w:lang w:val="vi-VN"/>
        </w:rPr>
        <w:t xml:space="preserve"> là hướng di chuyển giữa các nút với a</w:t>
      </w:r>
      <w:r>
        <w:rPr>
          <w:vertAlign w:val="subscript"/>
          <w:lang w:val="vi-VN"/>
        </w:rPr>
        <w:t xml:space="preserve">i </w:t>
      </w:r>
      <m:oMath>
        <m:r>
          <w:rPr>
            <w:rFonts w:ascii="Cambria Math" w:hAnsi="Cambria Math"/>
            <w:vertAlign w:val="subscript"/>
            <w:lang w:val="vi-VN"/>
          </w:rPr>
          <m:t xml:space="preserve">ϵ </m:t>
        </m:r>
        <m:r>
          <m:rPr>
            <m:lit/>
          </m:rPr>
          <w:rPr>
            <w:rFonts w:ascii="Cambria Math" w:hAnsi="Cambria Math"/>
            <w:vertAlign w:val="subscript"/>
            <w:lang w:val="vi-VN"/>
          </w:rPr>
          <m:t>{</m:t>
        </m:r>
        <m:r>
          <w:rPr>
            <w:rFonts w:ascii="Cambria Math" w:hAnsi="Cambria Math"/>
            <w:vertAlign w:val="subscript"/>
            <w:lang w:val="vi-VN"/>
          </w:rPr>
          <m:t>↑,↓</m:t>
        </m:r>
        <m:r>
          <m:rPr>
            <m:lit/>
          </m:rPr>
          <w:rPr>
            <w:rFonts w:ascii="Cambria Math" w:hAnsi="Cambria Math"/>
            <w:vertAlign w:val="subscript"/>
            <w:lang w:val="vi-VN"/>
          </w:rPr>
          <m:t>}</m:t>
        </m:r>
      </m:oMath>
      <w:r>
        <w:rPr>
          <w:vertAlign w:val="subscript"/>
          <w:lang w:val="vi-VN"/>
        </w:rPr>
        <w:t>.</w:t>
      </w:r>
    </w:p>
    <w:p w14:paraId="27323A9B" w14:textId="4B4A48B3" w:rsidR="00A1639B" w:rsidRDefault="00A1639B" w:rsidP="00A1639B">
      <w:pPr>
        <w:rPr>
          <w:lang w:val="vi-VN"/>
        </w:rPr>
      </w:pPr>
      <w:r>
        <w:rPr>
          <w:lang w:val="vi-VN"/>
        </w:rPr>
        <w:t xml:space="preserve">Các đường dẫn AST thể hiện cấu trúc của mã nguồn nhưng không nắm bắt được khía cạnh ngữ nghĩa như luồng điều khiển và các phụ thuộc của mã nguồn. Vì vậy, để khắc phục vấn đề này, </w:t>
      </w:r>
      <w:r w:rsidR="00DA5F74">
        <w:rPr>
          <w:lang w:val="vi-VN"/>
        </w:rPr>
        <w:t xml:space="preserve">họ </w:t>
      </w:r>
      <w:r>
        <w:rPr>
          <w:lang w:val="vi-VN"/>
        </w:rPr>
        <w:t xml:space="preserve">sử dụng thêm 2 </w:t>
      </w:r>
      <w:r w:rsidR="00DA5F74">
        <w:rPr>
          <w:lang w:val="vi-VN"/>
        </w:rPr>
        <w:t xml:space="preserve">đồ thị ngữ nghĩa </w:t>
      </w:r>
      <w:r>
        <w:rPr>
          <w:lang w:val="vi-VN"/>
        </w:rPr>
        <w:t>là CFG và PDG.</w:t>
      </w:r>
    </w:p>
    <w:p w14:paraId="01C1E364" w14:textId="77777777" w:rsidR="00020DD5" w:rsidRDefault="00020DD5" w:rsidP="00A1639B">
      <w:pPr>
        <w:rPr>
          <w:lang w:val="vi-VN"/>
        </w:rPr>
      </w:pPr>
    </w:p>
    <w:p w14:paraId="47DBC921" w14:textId="59145036" w:rsidR="00020DD5" w:rsidRDefault="00020DD5" w:rsidP="002A3FF1">
      <w:pPr>
        <w:ind w:right="142"/>
        <w:jc w:val="center"/>
        <w:rPr>
          <w:lang w:val="vi-VN"/>
        </w:rPr>
      </w:pPr>
      <w:r>
        <w:rPr>
          <w:noProof/>
        </w:rPr>
        <w:drawing>
          <wp:inline distT="0" distB="0" distL="0" distR="0" wp14:anchorId="3CB4EC90" wp14:editId="519A4744">
            <wp:extent cx="2545492" cy="2104738"/>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5492" cy="2104738"/>
                    </a:xfrm>
                    <a:prstGeom prst="rect">
                      <a:avLst/>
                    </a:prstGeom>
                  </pic:spPr>
                </pic:pic>
              </a:graphicData>
            </a:graphic>
          </wp:inline>
        </w:drawing>
      </w:r>
    </w:p>
    <w:p w14:paraId="584ABB8C" w14:textId="73907A50" w:rsidR="00020DD5" w:rsidRPr="00020DD5" w:rsidRDefault="00020DD5" w:rsidP="00841AB2">
      <w:pPr>
        <w:ind w:firstLine="0"/>
        <w:jc w:val="center"/>
        <w:rPr>
          <w:b/>
          <w:bCs/>
          <w:i/>
          <w:iCs/>
          <w:sz w:val="18"/>
          <w:szCs w:val="18"/>
          <w:lang w:val="vi-VN"/>
        </w:rPr>
      </w:pPr>
      <w:r>
        <w:rPr>
          <w:b/>
          <w:bCs/>
          <w:i/>
          <w:iCs/>
          <w:sz w:val="18"/>
          <w:szCs w:val="18"/>
          <w:lang w:val="vi-VN"/>
        </w:rPr>
        <w:t xml:space="preserve">Hình </w:t>
      </w:r>
      <w:r w:rsidR="00205F97">
        <w:rPr>
          <w:b/>
          <w:bCs/>
          <w:i/>
          <w:iCs/>
          <w:sz w:val="18"/>
          <w:szCs w:val="18"/>
          <w:lang w:val="vi-VN"/>
        </w:rPr>
        <w:t>6</w:t>
      </w:r>
      <w:r>
        <w:rPr>
          <w:b/>
          <w:bCs/>
          <w:i/>
          <w:iCs/>
          <w:sz w:val="18"/>
          <w:szCs w:val="18"/>
          <w:lang w:val="vi-VN"/>
        </w:rPr>
        <w:t>: Đồ thị CFG dựa trên mã nguồn hình 1</w:t>
      </w:r>
    </w:p>
    <w:p w14:paraId="717AEC19" w14:textId="67A79B50" w:rsidR="009E76E6" w:rsidRDefault="00A1639B" w:rsidP="009E76E6">
      <w:pPr>
        <w:rPr>
          <w:lang w:val="vi-VN"/>
        </w:rPr>
      </w:pPr>
      <w:r>
        <w:rPr>
          <w:b/>
          <w:bCs/>
          <w:lang w:val="vi-VN"/>
        </w:rPr>
        <w:t xml:space="preserve">Định nghĩa </w:t>
      </w:r>
      <w:r w:rsidR="008B5DE8">
        <w:rPr>
          <w:b/>
          <w:bCs/>
          <w:lang w:val="vi-VN"/>
        </w:rPr>
        <w:t>5</w:t>
      </w:r>
      <w:r>
        <w:rPr>
          <w:b/>
          <w:bCs/>
          <w:lang w:val="vi-VN"/>
        </w:rPr>
        <w:t xml:space="preserve"> </w:t>
      </w:r>
      <w:r w:rsidR="009E76E6">
        <w:rPr>
          <w:b/>
          <w:bCs/>
          <w:lang w:val="vi-VN"/>
        </w:rPr>
        <w:t xml:space="preserve">(Đường dẫn CFG): </w:t>
      </w:r>
      <w:r w:rsidR="009E76E6" w:rsidRPr="009E76E6">
        <w:rPr>
          <w:lang w:val="vi-VN"/>
        </w:rPr>
        <w:t>Gọi</w:t>
      </w:r>
      <w:r w:rsidR="009E76E6">
        <w:rPr>
          <w:lang w:val="vi-VN"/>
        </w:rPr>
        <w:t xml:space="preserve"> n là nút trên đồ thị CFG và nó có 2 thuộc tính: loại hình d và tên thể hiện nội dung t. Đường dẫn của đồ thị CFG bắt đầu từ nút START n</w:t>
      </w:r>
      <w:r w:rsidR="009E76E6">
        <w:rPr>
          <w:vertAlign w:val="subscript"/>
          <w:lang w:val="vi-VN"/>
        </w:rPr>
        <w:t>1</w:t>
      </w:r>
      <w:r w:rsidR="009E76E6">
        <w:rPr>
          <w:lang w:val="vi-VN"/>
        </w:rPr>
        <w:t>, đi qua các nút trung gian n</w:t>
      </w:r>
      <w:r w:rsidR="009E76E6">
        <w:rPr>
          <w:vertAlign w:val="subscript"/>
          <w:lang w:val="vi-VN"/>
        </w:rPr>
        <w:t>2,…</w:t>
      </w:r>
      <w:r w:rsidR="009E76E6">
        <w:rPr>
          <w:lang w:val="vi-VN"/>
        </w:rPr>
        <w:t>,n</w:t>
      </w:r>
      <w:r w:rsidR="009E76E6">
        <w:rPr>
          <w:vertAlign w:val="subscript"/>
          <w:lang w:val="vi-VN"/>
        </w:rPr>
        <w:t>k</w:t>
      </w:r>
      <w:r w:rsidR="009E76E6">
        <w:rPr>
          <w:lang w:val="vi-VN"/>
        </w:rPr>
        <w:t xml:space="preserve"> kết thúc tại nút cuối n</w:t>
      </w:r>
      <w:r w:rsidR="009E76E6">
        <w:rPr>
          <w:vertAlign w:val="subscript"/>
          <w:lang w:val="vi-VN"/>
        </w:rPr>
        <w:t>k+1</w:t>
      </w:r>
      <w:r w:rsidR="009E76E6">
        <w:rPr>
          <w:lang w:val="vi-VN"/>
        </w:rPr>
        <w:t xml:space="preserve"> được gọi là đường dẫn CFG có độ dài k. Nút kết thúc của CFG </w:t>
      </w:r>
      <w:r w:rsidR="001A720C">
        <w:rPr>
          <w:lang w:val="vi-VN"/>
        </w:rPr>
        <w:t>có thể là</w:t>
      </w:r>
      <w:r w:rsidR="009E76E6">
        <w:rPr>
          <w:lang w:val="vi-VN"/>
        </w:rPr>
        <w:t>:</w:t>
      </w:r>
    </w:p>
    <w:p w14:paraId="75A8A599" w14:textId="706A3CF6" w:rsidR="009E76E6" w:rsidRDefault="009E76E6" w:rsidP="009E76E6">
      <w:pPr>
        <w:pStyle w:val="ListParagraph"/>
        <w:numPr>
          <w:ilvl w:val="0"/>
          <w:numId w:val="4"/>
        </w:numPr>
        <w:rPr>
          <w:lang w:val="vi-VN"/>
        </w:rPr>
      </w:pPr>
      <w:r>
        <w:rPr>
          <w:lang w:val="vi-VN"/>
        </w:rPr>
        <w:t xml:space="preserve">Nút END </w:t>
      </w:r>
    </w:p>
    <w:p w14:paraId="36B1A154" w14:textId="0D59BC43" w:rsidR="009E76E6" w:rsidRDefault="009E76E6" w:rsidP="009E76E6">
      <w:pPr>
        <w:pStyle w:val="ListParagraph"/>
        <w:numPr>
          <w:ilvl w:val="0"/>
          <w:numId w:val="4"/>
        </w:numPr>
        <w:rPr>
          <w:lang w:val="vi-VN"/>
        </w:rPr>
      </w:pPr>
      <w:r>
        <w:rPr>
          <w:lang w:val="vi-VN"/>
        </w:rPr>
        <w:t>Nút trung gian đã đi qua thể hiện một vòng lặp.</w:t>
      </w:r>
    </w:p>
    <w:p w14:paraId="506315B4" w14:textId="0076CA99" w:rsidR="009E76E6" w:rsidRDefault="009E76E6" w:rsidP="009E76E6">
      <w:pPr>
        <w:rPr>
          <w:lang w:val="vi-VN"/>
        </w:rPr>
      </w:pPr>
      <w:r>
        <w:rPr>
          <w:lang w:val="vi-VN"/>
        </w:rPr>
        <w:t>Đường dẫn p biểu diễn dưới dạng chuỗi d</w:t>
      </w:r>
      <w:r>
        <w:rPr>
          <w:vertAlign w:val="subscript"/>
          <w:lang w:val="vi-VN"/>
        </w:rPr>
        <w:t>1</w:t>
      </w:r>
      <w:r>
        <w:rPr>
          <w:lang w:val="vi-VN"/>
        </w:rPr>
        <w:sym w:font="Symbol" w:char="F0AF"/>
      </w:r>
      <w:r>
        <w:rPr>
          <w:lang w:val="vi-VN"/>
        </w:rPr>
        <w:t>d</w:t>
      </w:r>
      <w:r>
        <w:rPr>
          <w:vertAlign w:val="subscript"/>
          <w:lang w:val="vi-VN"/>
        </w:rPr>
        <w:t>2</w:t>
      </w:r>
      <w:r>
        <w:rPr>
          <w:lang w:val="vi-VN"/>
        </w:rPr>
        <w:sym w:font="Symbol" w:char="F0AF"/>
      </w:r>
      <w:r>
        <w:rPr>
          <w:lang w:val="vi-VN"/>
        </w:rPr>
        <w:t>…d</w:t>
      </w:r>
      <w:r>
        <w:rPr>
          <w:vertAlign w:val="subscript"/>
          <w:lang w:val="vi-VN"/>
        </w:rPr>
        <w:t>k</w:t>
      </w:r>
      <w:r>
        <w:rPr>
          <w:lang w:val="vi-VN"/>
        </w:rPr>
        <w:t>a</w:t>
      </w:r>
      <w:r>
        <w:rPr>
          <w:vertAlign w:val="subscript"/>
          <w:lang w:val="vi-VN"/>
        </w:rPr>
        <w:t>k</w:t>
      </w:r>
      <w:r>
        <w:rPr>
          <w:lang w:val="vi-VN"/>
        </w:rPr>
        <w:t>d</w:t>
      </w:r>
      <w:r>
        <w:rPr>
          <w:vertAlign w:val="subscript"/>
          <w:lang w:val="vi-VN"/>
        </w:rPr>
        <w:t>k+1</w:t>
      </w:r>
      <w:r>
        <w:rPr>
          <w:lang w:val="vi-VN"/>
        </w:rPr>
        <w:t>, trong đó d</w:t>
      </w:r>
      <w:r>
        <w:rPr>
          <w:vertAlign w:val="subscript"/>
          <w:lang w:val="vi-VN"/>
        </w:rPr>
        <w:t>1</w:t>
      </w:r>
      <w:r>
        <w:rPr>
          <w:lang w:val="vi-VN"/>
        </w:rPr>
        <w:t>, d</w:t>
      </w:r>
      <w:r>
        <w:rPr>
          <w:vertAlign w:val="subscript"/>
          <w:lang w:val="vi-VN"/>
        </w:rPr>
        <w:t>2</w:t>
      </w:r>
      <w:r>
        <w:rPr>
          <w:lang w:val="vi-VN"/>
        </w:rPr>
        <w:t>, …, d</w:t>
      </w:r>
      <w:r>
        <w:rPr>
          <w:vertAlign w:val="subscript"/>
          <w:lang w:val="vi-VN"/>
        </w:rPr>
        <w:t>k+1</w:t>
      </w:r>
      <w:r>
        <w:rPr>
          <w:lang w:val="vi-VN"/>
        </w:rPr>
        <w:t xml:space="preserve"> là loại hình của các nút n</w:t>
      </w:r>
      <w:r>
        <w:rPr>
          <w:vertAlign w:val="subscript"/>
          <w:lang w:val="vi-VN"/>
        </w:rPr>
        <w:t>1</w:t>
      </w:r>
      <w:r>
        <w:rPr>
          <w:lang w:val="vi-VN"/>
        </w:rPr>
        <w:t>, n</w:t>
      </w:r>
      <w:r>
        <w:rPr>
          <w:vertAlign w:val="subscript"/>
          <w:lang w:val="vi-VN"/>
        </w:rPr>
        <w:t>2</w:t>
      </w:r>
      <w:r>
        <w:rPr>
          <w:lang w:val="vi-VN"/>
        </w:rPr>
        <w:t>,…,n</w:t>
      </w:r>
      <w:r>
        <w:rPr>
          <w:vertAlign w:val="subscript"/>
          <w:lang w:val="vi-VN"/>
        </w:rPr>
        <w:t>k+1</w:t>
      </w:r>
      <w:r>
        <w:rPr>
          <w:lang w:val="vi-VN"/>
        </w:rPr>
        <w:t xml:space="preserve"> và a</w:t>
      </w:r>
      <w:r>
        <w:rPr>
          <w:vertAlign w:val="subscript"/>
          <w:lang w:val="vi-VN"/>
        </w:rPr>
        <w:t xml:space="preserve">k </w:t>
      </w:r>
      <w:r>
        <w:rPr>
          <w:lang w:val="vi-VN"/>
        </w:rPr>
        <w:t xml:space="preserve">= </w:t>
      </w:r>
      <w:r>
        <w:rPr>
          <w:lang w:val="vi-VN"/>
        </w:rPr>
        <w:sym w:font="Symbol" w:char="F0AF"/>
      </w:r>
      <w:r>
        <w:rPr>
          <w:lang w:val="vi-VN"/>
        </w:rPr>
        <w:t xml:space="preserve"> nếu nút kết thúc là nút END, </w:t>
      </w:r>
      <w:r>
        <w:rPr>
          <w:lang w:val="vi-VN"/>
        </w:rPr>
        <w:sym w:font="Symbol" w:char="F0AD"/>
      </w:r>
      <w:r>
        <w:rPr>
          <w:lang w:val="vi-VN"/>
        </w:rPr>
        <w:t xml:space="preserve"> nếu ngược lại.</w:t>
      </w:r>
    </w:p>
    <w:p w14:paraId="2F843C3D" w14:textId="3CC47A7D" w:rsidR="00144675" w:rsidRPr="00144675" w:rsidRDefault="00843A06" w:rsidP="00144675">
      <w:pPr>
        <w:rPr>
          <w:noProof/>
        </w:rPr>
      </w:pPr>
      <w:r>
        <w:rPr>
          <w:lang w:val="vi-VN"/>
        </w:rPr>
        <w:t>Đường dẫn CFG thể hiện dòng điều khiển trong lúc chương trình chạy.</w:t>
      </w:r>
      <w:r w:rsidR="003E769A" w:rsidRPr="003E769A">
        <w:rPr>
          <w:noProof/>
        </w:rPr>
        <w:t xml:space="preserve"> </w:t>
      </w:r>
    </w:p>
    <w:p w14:paraId="57410099" w14:textId="4A0A5F88" w:rsidR="00020DD5" w:rsidRDefault="00020DD5" w:rsidP="00843A06">
      <w:pPr>
        <w:jc w:val="center"/>
      </w:pPr>
      <w:r>
        <w:rPr>
          <w:noProof/>
        </w:rPr>
        <w:drawing>
          <wp:inline distT="0" distB="0" distL="0" distR="0" wp14:anchorId="64BCB89D" wp14:editId="0388E9C7">
            <wp:extent cx="2570205" cy="2425707"/>
            <wp:effectExtent l="0" t="0" r="190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70205" cy="2425707"/>
                    </a:xfrm>
                    <a:prstGeom prst="rect">
                      <a:avLst/>
                    </a:prstGeom>
                  </pic:spPr>
                </pic:pic>
              </a:graphicData>
            </a:graphic>
          </wp:inline>
        </w:drawing>
      </w:r>
    </w:p>
    <w:p w14:paraId="0AFFB003" w14:textId="148B5D6B" w:rsidR="003E769A" w:rsidRDefault="003E769A" w:rsidP="00843A06">
      <w:pPr>
        <w:jc w:val="center"/>
        <w:rPr>
          <w:b/>
          <w:bCs/>
          <w:i/>
          <w:iCs/>
          <w:sz w:val="18"/>
          <w:szCs w:val="18"/>
          <w:lang w:val="vi-VN"/>
        </w:rPr>
      </w:pPr>
      <w:r>
        <w:rPr>
          <w:b/>
          <w:bCs/>
          <w:i/>
          <w:iCs/>
          <w:sz w:val="18"/>
          <w:szCs w:val="18"/>
          <w:lang w:val="vi-VN"/>
        </w:rPr>
        <w:t xml:space="preserve">Hình </w:t>
      </w:r>
      <w:r w:rsidR="00205F97">
        <w:rPr>
          <w:b/>
          <w:bCs/>
          <w:i/>
          <w:iCs/>
          <w:sz w:val="18"/>
          <w:szCs w:val="18"/>
          <w:lang w:val="vi-VN"/>
        </w:rPr>
        <w:t>7</w:t>
      </w:r>
      <w:r>
        <w:rPr>
          <w:b/>
          <w:bCs/>
          <w:i/>
          <w:iCs/>
          <w:sz w:val="18"/>
          <w:szCs w:val="18"/>
          <w:lang w:val="vi-VN"/>
        </w:rPr>
        <w:t>: Đồ thị</w:t>
      </w:r>
      <w:r>
        <w:rPr>
          <w:b/>
          <w:bCs/>
          <w:i/>
          <w:iCs/>
          <w:sz w:val="18"/>
          <w:szCs w:val="18"/>
        </w:rPr>
        <w:t xml:space="preserve"> PDG</w:t>
      </w:r>
      <w:r>
        <w:rPr>
          <w:b/>
          <w:bCs/>
          <w:i/>
          <w:iCs/>
          <w:sz w:val="18"/>
          <w:szCs w:val="18"/>
          <w:lang w:val="vi-VN"/>
        </w:rPr>
        <w:t xml:space="preserve"> dựa trên mã nguồn hình 1</w:t>
      </w:r>
    </w:p>
    <w:p w14:paraId="4B8A7845" w14:textId="70F667D1" w:rsidR="00020DD5" w:rsidRPr="00020DD5" w:rsidRDefault="003E769A" w:rsidP="003E769A">
      <w:pPr>
        <w:ind w:firstLine="0"/>
        <w:rPr>
          <w:b/>
          <w:bCs/>
          <w:i/>
          <w:iCs/>
          <w:sz w:val="18"/>
          <w:szCs w:val="18"/>
          <w:lang w:val="vi-VN"/>
        </w:rPr>
      </w:pPr>
      <w:r>
        <w:rPr>
          <w:noProof/>
        </w:rPr>
        <w:lastRenderedPageBreak/>
        <w:drawing>
          <wp:anchor distT="0" distB="0" distL="114300" distR="114300" simplePos="0" relativeHeight="251658240" behindDoc="0" locked="0" layoutInCell="1" allowOverlap="1" wp14:anchorId="716D6BA4" wp14:editId="3398EE93">
            <wp:simplePos x="0" y="0"/>
            <wp:positionH relativeFrom="column">
              <wp:posOffset>55880</wp:posOffset>
            </wp:positionH>
            <wp:positionV relativeFrom="paragraph">
              <wp:posOffset>186055</wp:posOffset>
            </wp:positionV>
            <wp:extent cx="6045200" cy="346837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5200" cy="3468370"/>
                    </a:xfrm>
                    <a:prstGeom prst="rect">
                      <a:avLst/>
                    </a:prstGeom>
                  </pic:spPr>
                </pic:pic>
              </a:graphicData>
            </a:graphic>
            <wp14:sizeRelH relativeFrom="page">
              <wp14:pctWidth>0</wp14:pctWidth>
            </wp14:sizeRelH>
            <wp14:sizeRelV relativeFrom="page">
              <wp14:pctHeight>0</wp14:pctHeight>
            </wp14:sizeRelV>
          </wp:anchor>
        </w:drawing>
      </w:r>
    </w:p>
    <w:p w14:paraId="00945E0E" w14:textId="77777777" w:rsidR="003D787A" w:rsidRDefault="003D787A" w:rsidP="003D787A">
      <w:pPr>
        <w:ind w:right="-2"/>
        <w:jc w:val="center"/>
        <w:rPr>
          <w:b/>
          <w:bCs/>
          <w:lang w:val="vi-VN"/>
        </w:rPr>
        <w:sectPr w:rsidR="003D787A" w:rsidSect="003D787A">
          <w:type w:val="continuous"/>
          <w:pgSz w:w="11909" w:h="16834" w:code="9"/>
          <w:pgMar w:top="851" w:right="851" w:bottom="851" w:left="1418" w:header="288" w:footer="288" w:gutter="0"/>
          <w:cols w:num="2" w:space="270"/>
          <w:docGrid w:linePitch="360"/>
        </w:sectPr>
      </w:pPr>
    </w:p>
    <w:p w14:paraId="315F5A6C" w14:textId="1FFA9F58" w:rsidR="003D787A" w:rsidRPr="003E769A" w:rsidRDefault="003D787A" w:rsidP="003D787A">
      <w:pPr>
        <w:ind w:right="-2"/>
        <w:jc w:val="center"/>
        <w:rPr>
          <w:b/>
          <w:bCs/>
          <w:lang w:val="vi-VN"/>
        </w:rPr>
      </w:pPr>
      <w:r>
        <w:rPr>
          <w:b/>
          <w:bCs/>
          <w:lang w:val="vi-VN"/>
        </w:rPr>
        <w:t xml:space="preserve">Hình </w:t>
      </w:r>
      <w:r w:rsidR="00205F97">
        <w:rPr>
          <w:b/>
          <w:bCs/>
          <w:lang w:val="vi-VN"/>
        </w:rPr>
        <w:t>8</w:t>
      </w:r>
      <w:r>
        <w:rPr>
          <w:b/>
          <w:bCs/>
          <w:lang w:val="vi-VN"/>
        </w:rPr>
        <w:t>: Kiến trúc mô hình chú ý song song</w:t>
      </w:r>
    </w:p>
    <w:p w14:paraId="56E90298" w14:textId="77777777" w:rsidR="003D787A" w:rsidRDefault="003D787A" w:rsidP="003E769A">
      <w:pPr>
        <w:rPr>
          <w:b/>
          <w:bCs/>
          <w:lang w:val="vi-VN"/>
        </w:rPr>
        <w:sectPr w:rsidR="003D787A" w:rsidSect="003D787A">
          <w:type w:val="continuous"/>
          <w:pgSz w:w="11909" w:h="16834" w:code="9"/>
          <w:pgMar w:top="851" w:right="851" w:bottom="851" w:left="1418" w:header="288" w:footer="288" w:gutter="0"/>
          <w:cols w:space="720"/>
          <w:docGrid w:linePitch="360"/>
        </w:sectPr>
      </w:pPr>
    </w:p>
    <w:p w14:paraId="3B2C665A" w14:textId="77777777" w:rsidR="003D787A" w:rsidRDefault="003D787A" w:rsidP="003E769A">
      <w:pPr>
        <w:rPr>
          <w:b/>
          <w:bCs/>
          <w:lang w:val="vi-VN"/>
        </w:rPr>
      </w:pPr>
    </w:p>
    <w:p w14:paraId="1917965E" w14:textId="605F1819" w:rsidR="009E76E6" w:rsidRDefault="009E76E6" w:rsidP="003D787A">
      <w:pPr>
        <w:rPr>
          <w:vertAlign w:val="subscript"/>
          <w:lang w:val="vi-VN"/>
        </w:rPr>
      </w:pPr>
      <w:r>
        <w:rPr>
          <w:b/>
          <w:bCs/>
          <w:lang w:val="vi-VN"/>
        </w:rPr>
        <w:t xml:space="preserve">Định nghĩa </w:t>
      </w:r>
      <w:r w:rsidR="008B5DE8">
        <w:rPr>
          <w:b/>
          <w:bCs/>
          <w:lang w:val="vi-VN"/>
        </w:rPr>
        <w:t>6</w:t>
      </w:r>
      <w:r>
        <w:rPr>
          <w:b/>
          <w:bCs/>
          <w:lang w:val="vi-VN"/>
        </w:rPr>
        <w:t xml:space="preserve"> (Đường dẫn PDG):</w:t>
      </w:r>
      <w:r>
        <w:rPr>
          <w:lang w:val="vi-VN"/>
        </w:rPr>
        <w:t xml:space="preserve"> </w:t>
      </w:r>
      <w:r w:rsidRPr="009E76E6">
        <w:rPr>
          <w:lang w:val="vi-VN"/>
        </w:rPr>
        <w:t>Gọi</w:t>
      </w:r>
      <w:r>
        <w:rPr>
          <w:lang w:val="vi-VN"/>
        </w:rPr>
        <w:t xml:space="preserve"> n là nút trên đồ thị PDG và nó có 2 thuộc tính: loại hình d và tên thể hiện nội dung t. Các cạnh e của đồ thị được gán nhãn l.</w:t>
      </w:r>
      <w:r w:rsidR="008B5DE8">
        <w:rPr>
          <w:lang w:val="vi-VN"/>
        </w:rPr>
        <w:t>Một đường dẫn PDG là một chuỗi các nút n</w:t>
      </w:r>
      <w:r w:rsidR="008B5DE8">
        <w:rPr>
          <w:vertAlign w:val="subscript"/>
          <w:lang w:val="vi-VN"/>
        </w:rPr>
        <w:t>1</w:t>
      </w:r>
      <w:r w:rsidR="008B5DE8">
        <w:rPr>
          <w:lang w:val="vi-VN"/>
        </w:rPr>
        <w:t>,n</w:t>
      </w:r>
      <w:r w:rsidR="008B5DE8">
        <w:rPr>
          <w:vertAlign w:val="subscript"/>
          <w:lang w:val="vi-VN"/>
        </w:rPr>
        <w:t>2</w:t>
      </w:r>
      <w:r w:rsidR="008B5DE8">
        <w:rPr>
          <w:lang w:val="vi-VN"/>
        </w:rPr>
        <w:t>,…,n</w:t>
      </w:r>
      <w:r w:rsidR="008B5DE8">
        <w:rPr>
          <w:vertAlign w:val="subscript"/>
          <w:lang w:val="vi-VN"/>
        </w:rPr>
        <w:t>k+1</w:t>
      </w:r>
      <w:r w:rsidR="008B5DE8">
        <w:rPr>
          <w:lang w:val="vi-VN"/>
        </w:rPr>
        <w:t xml:space="preserve"> với các cạnh có cùng nhãn l</w:t>
      </w:r>
      <w:r w:rsidR="008B5DE8">
        <w:rPr>
          <w:vertAlign w:val="subscript"/>
          <w:lang w:val="vi-VN"/>
        </w:rPr>
        <w:t>p</w:t>
      </w:r>
      <w:r w:rsidR="008B5DE8">
        <w:rPr>
          <w:lang w:val="vi-VN"/>
        </w:rPr>
        <w:t>.</w:t>
      </w:r>
      <w:r>
        <w:rPr>
          <w:lang w:val="vi-VN"/>
        </w:rPr>
        <w:t xml:space="preserve"> Đường dẫn p của đồ thị được biểu diễn dạng chuỗi d</w:t>
      </w:r>
      <w:r>
        <w:rPr>
          <w:vertAlign w:val="subscript"/>
          <w:lang w:val="vi-VN"/>
        </w:rPr>
        <w:t>1</w:t>
      </w:r>
      <w:r>
        <w:rPr>
          <w:lang w:val="vi-VN"/>
        </w:rPr>
        <w:t>a</w:t>
      </w:r>
      <w:r>
        <w:rPr>
          <w:vertAlign w:val="subscript"/>
          <w:lang w:val="vi-VN"/>
        </w:rPr>
        <w:t>1</w:t>
      </w:r>
      <w:r>
        <w:rPr>
          <w:lang w:val="vi-VN"/>
        </w:rPr>
        <w:t>d</w:t>
      </w:r>
      <w:r>
        <w:rPr>
          <w:vertAlign w:val="subscript"/>
          <w:lang w:val="vi-VN"/>
        </w:rPr>
        <w:t>2</w:t>
      </w:r>
      <w:r>
        <w:rPr>
          <w:lang w:val="vi-VN"/>
        </w:rPr>
        <w:t>a</w:t>
      </w:r>
      <w:r>
        <w:rPr>
          <w:vertAlign w:val="subscript"/>
          <w:lang w:val="vi-VN"/>
        </w:rPr>
        <w:t>2</w:t>
      </w:r>
      <w:r>
        <w:rPr>
          <w:lang w:val="vi-VN"/>
        </w:rPr>
        <w:t>…d</w:t>
      </w:r>
      <w:r>
        <w:rPr>
          <w:vertAlign w:val="subscript"/>
          <w:lang w:val="vi-VN"/>
        </w:rPr>
        <w:t>k</w:t>
      </w:r>
      <w:r>
        <w:rPr>
          <w:lang w:val="vi-VN"/>
        </w:rPr>
        <w:t>a</w:t>
      </w:r>
      <w:r>
        <w:rPr>
          <w:vertAlign w:val="subscript"/>
          <w:lang w:val="vi-VN"/>
        </w:rPr>
        <w:t>k</w:t>
      </w:r>
      <w:r>
        <w:rPr>
          <w:lang w:val="vi-VN"/>
        </w:rPr>
        <w:t>d</w:t>
      </w:r>
      <w:r>
        <w:rPr>
          <w:vertAlign w:val="subscript"/>
          <w:lang w:val="vi-VN"/>
        </w:rPr>
        <w:t>k+1</w:t>
      </w:r>
      <w:r>
        <w:rPr>
          <w:lang w:val="vi-VN"/>
        </w:rPr>
        <w:t>, trong đó d</w:t>
      </w:r>
      <w:r>
        <w:rPr>
          <w:vertAlign w:val="subscript"/>
          <w:lang w:val="vi-VN"/>
        </w:rPr>
        <w:t>1s</w:t>
      </w:r>
      <w:r>
        <w:rPr>
          <w:lang w:val="vi-VN"/>
        </w:rPr>
        <w:t>, d</w:t>
      </w:r>
      <w:r>
        <w:rPr>
          <w:vertAlign w:val="subscript"/>
          <w:lang w:val="vi-VN"/>
        </w:rPr>
        <w:t>2</w:t>
      </w:r>
      <w:r>
        <w:rPr>
          <w:lang w:val="vi-VN"/>
        </w:rPr>
        <w:t>, …, d</w:t>
      </w:r>
      <w:r>
        <w:rPr>
          <w:vertAlign w:val="subscript"/>
          <w:lang w:val="vi-VN"/>
        </w:rPr>
        <w:t>k+1</w:t>
      </w:r>
      <w:r w:rsidR="008B5DE8">
        <w:rPr>
          <w:vertAlign w:val="subscript"/>
          <w:lang w:val="vi-VN"/>
        </w:rPr>
        <w:t xml:space="preserve"> </w:t>
      </w:r>
      <w:r>
        <w:rPr>
          <w:lang w:val="vi-VN"/>
        </w:rPr>
        <w:t xml:space="preserve"> là loại hình của các nút n</w:t>
      </w:r>
      <w:r>
        <w:rPr>
          <w:vertAlign w:val="subscript"/>
          <w:lang w:val="vi-VN"/>
        </w:rPr>
        <w:t>1</w:t>
      </w:r>
      <w:r>
        <w:rPr>
          <w:lang w:val="vi-VN"/>
        </w:rPr>
        <w:t>, n</w:t>
      </w:r>
      <w:r>
        <w:rPr>
          <w:vertAlign w:val="subscript"/>
          <w:lang w:val="vi-VN"/>
        </w:rPr>
        <w:t>2</w:t>
      </w:r>
      <w:r>
        <w:rPr>
          <w:lang w:val="vi-VN"/>
        </w:rPr>
        <w:t>,…,n</w:t>
      </w:r>
      <w:r>
        <w:rPr>
          <w:vertAlign w:val="subscript"/>
          <w:lang w:val="vi-VN"/>
        </w:rPr>
        <w:t>k+1</w:t>
      </w:r>
      <w:r>
        <w:rPr>
          <w:lang w:val="vi-VN"/>
        </w:rPr>
        <w:t xml:space="preserve"> và a</w:t>
      </w:r>
      <w:r>
        <w:rPr>
          <w:vertAlign w:val="subscript"/>
          <w:lang w:val="vi-VN"/>
        </w:rPr>
        <w:t>1</w:t>
      </w:r>
      <w:r>
        <w:rPr>
          <w:lang w:val="vi-VN"/>
        </w:rPr>
        <w:t>,a</w:t>
      </w:r>
      <w:r>
        <w:rPr>
          <w:vertAlign w:val="subscript"/>
          <w:lang w:val="vi-VN"/>
        </w:rPr>
        <w:t>2</w:t>
      </w:r>
      <w:r>
        <w:rPr>
          <w:lang w:val="vi-VN"/>
        </w:rPr>
        <w:t>,…,a</w:t>
      </w:r>
      <w:r>
        <w:rPr>
          <w:vertAlign w:val="subscript"/>
          <w:lang w:val="vi-VN"/>
        </w:rPr>
        <w:t>n</w:t>
      </w:r>
      <w:r>
        <w:rPr>
          <w:lang w:val="vi-VN"/>
        </w:rPr>
        <w:t xml:space="preserve"> là hướng di chuyển giữa các nút. a</w:t>
      </w:r>
      <w:r>
        <w:rPr>
          <w:vertAlign w:val="subscript"/>
          <w:lang w:val="vi-VN"/>
        </w:rPr>
        <w:t xml:space="preserve">i </w:t>
      </w:r>
      <m:oMath>
        <m:r>
          <w:rPr>
            <w:rFonts w:ascii="Cambria Math" w:hAnsi="Cambria Math"/>
            <w:vertAlign w:val="subscript"/>
            <w:lang w:val="vi-VN"/>
          </w:rPr>
          <m:t xml:space="preserve">ϵ </m:t>
        </m:r>
        <m:r>
          <m:rPr>
            <m:lit/>
          </m:rPr>
          <w:rPr>
            <w:rFonts w:ascii="Cambria Math" w:hAnsi="Cambria Math"/>
            <w:vertAlign w:val="subscript"/>
            <w:lang w:val="vi-VN"/>
          </w:rPr>
          <m:t>{</m:t>
        </m:r>
        <m:r>
          <w:rPr>
            <w:rFonts w:ascii="Cambria Math" w:hAnsi="Cambria Math"/>
            <w:vertAlign w:val="subscript"/>
            <w:lang w:val="vi-VN"/>
          </w:rPr>
          <m:t>↑,↓</m:t>
        </m:r>
        <m:r>
          <m:rPr>
            <m:lit/>
          </m:rPr>
          <w:rPr>
            <w:rFonts w:ascii="Cambria Math" w:hAnsi="Cambria Math"/>
            <w:vertAlign w:val="subscript"/>
            <w:lang w:val="vi-VN"/>
          </w:rPr>
          <m:t>}</m:t>
        </m:r>
      </m:oMath>
      <w:r>
        <w:rPr>
          <w:vertAlign w:val="subscript"/>
          <w:lang w:val="vi-VN"/>
        </w:rPr>
        <w:t xml:space="preserve"> </w:t>
      </w:r>
      <w:r w:rsidRPr="009E76E6">
        <w:rPr>
          <w:lang w:val="vi-VN"/>
        </w:rPr>
        <w:t>và</w:t>
      </w:r>
      <w:r>
        <w:rPr>
          <w:lang w:val="vi-VN"/>
        </w:rPr>
        <w:t xml:space="preserve"> l</w:t>
      </w:r>
      <w:r w:rsidR="008B5DE8">
        <w:rPr>
          <w:vertAlign w:val="subscript"/>
          <w:lang w:val="vi-VN"/>
        </w:rPr>
        <w:t xml:space="preserve">p </w:t>
      </w:r>
      <m:oMath>
        <m:r>
          <w:rPr>
            <w:rFonts w:ascii="Cambria Math" w:hAnsi="Cambria Math"/>
            <w:vertAlign w:val="subscript"/>
            <w:lang w:val="vi-VN"/>
          </w:rPr>
          <m:t xml:space="preserve">ϵ </m:t>
        </m:r>
        <m:r>
          <m:rPr>
            <m:lit/>
          </m:rPr>
          <w:rPr>
            <w:rFonts w:ascii="Cambria Math" w:hAnsi="Cambria Math"/>
            <w:vertAlign w:val="subscript"/>
            <w:lang w:val="vi-VN"/>
          </w:rPr>
          <m:t>{</m:t>
        </m:r>
        <m:r>
          <w:rPr>
            <w:rFonts w:ascii="Cambria Math" w:hAnsi="Cambria Math"/>
            <w:vertAlign w:val="subscript"/>
            <w:lang w:val="vi-VN"/>
          </w:rPr>
          <m:t>CDG, DDG</m:t>
        </m:r>
        <m:r>
          <m:rPr>
            <m:lit/>
          </m:rPr>
          <w:rPr>
            <w:rFonts w:ascii="Cambria Math" w:hAnsi="Cambria Math"/>
            <w:vertAlign w:val="subscript"/>
            <w:lang w:val="vi-VN"/>
          </w:rPr>
          <m:t>}</m:t>
        </m:r>
      </m:oMath>
      <w:r w:rsidR="008B5DE8">
        <w:rPr>
          <w:vertAlign w:val="subscript"/>
          <w:lang w:val="vi-VN"/>
        </w:rPr>
        <w:t>.</w:t>
      </w:r>
    </w:p>
    <w:p w14:paraId="3B063086" w14:textId="0091382E" w:rsidR="00843A06" w:rsidRPr="00843A06" w:rsidRDefault="00843A06" w:rsidP="009E76E6">
      <w:pPr>
        <w:rPr>
          <w:lang w:val="vi-VN"/>
        </w:rPr>
      </w:pPr>
      <w:r>
        <w:rPr>
          <w:lang w:val="vi-VN"/>
        </w:rPr>
        <w:t xml:space="preserve">Vì PDG là một đồ thị (không phải cây), di chuyển lên và xuống không có ý nghĩa trong PDG. Vì vậy hướng chuyển động giữa các nút đều là </w:t>
      </w:r>
      <w:r>
        <w:rPr>
          <w:lang w:val="vi-VN"/>
        </w:rPr>
        <w:sym w:font="Symbol" w:char="F0AF"/>
      </w:r>
      <w:r>
        <w:rPr>
          <w:lang w:val="vi-VN"/>
        </w:rPr>
        <w:t xml:space="preserve">, </w:t>
      </w:r>
      <w:r w:rsidR="00144675">
        <w:rPr>
          <w:lang w:val="vi-VN"/>
        </w:rPr>
        <w:t>nhằm</w:t>
      </w:r>
      <w:r>
        <w:rPr>
          <w:lang w:val="vi-VN"/>
        </w:rPr>
        <w:t xml:space="preserve"> </w:t>
      </w:r>
      <w:r w:rsidR="00144675">
        <w:rPr>
          <w:lang w:val="vi-VN"/>
        </w:rPr>
        <w:t>làm cho</w:t>
      </w:r>
      <w:r>
        <w:rPr>
          <w:lang w:val="vi-VN"/>
        </w:rPr>
        <w:t xml:space="preserve"> tất cả</w:t>
      </w:r>
      <w:r w:rsidR="00144675">
        <w:rPr>
          <w:lang w:val="vi-VN"/>
        </w:rPr>
        <w:t xml:space="preserve"> các đường dẫn đều</w:t>
      </w:r>
      <w:r>
        <w:rPr>
          <w:lang w:val="vi-VN"/>
        </w:rPr>
        <w:t xml:space="preserve"> có cùng một định dạng.</w:t>
      </w:r>
    </w:p>
    <w:p w14:paraId="603285E3" w14:textId="17C639DB" w:rsidR="00210771" w:rsidRPr="002C6B54" w:rsidRDefault="008B5DE8" w:rsidP="003F0553">
      <w:pPr>
        <w:pStyle w:val="Heading2"/>
      </w:pPr>
      <w:r w:rsidRPr="002C6B54">
        <w:t>Trích xuất đường dẫn</w:t>
      </w:r>
    </w:p>
    <w:p w14:paraId="7F05D4EF" w14:textId="61249784" w:rsidR="00800D87" w:rsidRDefault="004142F6" w:rsidP="003F0553">
      <w:pPr>
        <w:rPr>
          <w:lang w:val="vi-VN"/>
        </w:rPr>
      </w:pPr>
      <w:r>
        <w:rPr>
          <w:lang w:val="vi-VN"/>
        </w:rPr>
        <w:t xml:space="preserve">Để trích xuất đường dẫn </w:t>
      </w:r>
      <w:r w:rsidR="00841AB2">
        <w:rPr>
          <w:lang w:val="vi-VN"/>
        </w:rPr>
        <w:t>chương trình</w:t>
      </w:r>
      <w:r>
        <w:rPr>
          <w:lang w:val="vi-VN"/>
        </w:rPr>
        <w:t xml:space="preserve"> C++, chúng tôi sử dụng mã nguồn</w:t>
      </w:r>
      <w:r w:rsidR="00841AB2">
        <w:rPr>
          <w:lang w:val="vi-VN"/>
        </w:rPr>
        <w:t xml:space="preserve"> mở </w:t>
      </w:r>
      <w:r>
        <w:rPr>
          <w:lang w:val="vi-VN"/>
        </w:rPr>
        <w:t>Joern</w:t>
      </w:r>
      <w:r w:rsidR="00144675">
        <w:rPr>
          <w:lang w:val="vi-VN"/>
        </w:rPr>
        <w:t xml:space="preserve"> </w:t>
      </w:r>
      <w:hyperlink w:anchor="references3" w:history="1">
        <w:r w:rsidR="00144675" w:rsidRPr="00144675">
          <w:rPr>
            <w:rStyle w:val="Hyperlink"/>
            <w:lang w:val="vi-VN"/>
          </w:rPr>
          <w:t>[3]</w:t>
        </w:r>
      </w:hyperlink>
      <w:r>
        <w:rPr>
          <w:lang w:val="vi-VN"/>
        </w:rPr>
        <w:t xml:space="preserve"> để trích xuất AST, CFG và PDG. </w:t>
      </w:r>
      <w:r w:rsidR="00841AB2">
        <w:rPr>
          <w:lang w:val="vi-VN"/>
        </w:rPr>
        <w:t>Trong đó, c</w:t>
      </w:r>
      <w:r>
        <w:rPr>
          <w:lang w:val="vi-VN"/>
        </w:rPr>
        <w:t xml:space="preserve">ây AST </w:t>
      </w:r>
      <w:r w:rsidR="00800D87">
        <w:rPr>
          <w:lang w:val="vi-VN"/>
        </w:rPr>
        <w:t>có độ dài là 8 và độ rộng là 2</w:t>
      </w:r>
      <w:r w:rsidR="00DA5F74">
        <w:rPr>
          <w:lang w:val="vi-VN"/>
        </w:rPr>
        <w:t xml:space="preserve"> như </w:t>
      </w:r>
      <w:r w:rsidR="00800D87">
        <w:rPr>
          <w:lang w:val="vi-VN"/>
        </w:rPr>
        <w:t>code2vec</w:t>
      </w:r>
      <w:r w:rsidR="00144675">
        <w:rPr>
          <w:lang w:val="vi-VN"/>
        </w:rPr>
        <w:t xml:space="preserve"> </w:t>
      </w:r>
      <w:hyperlink w:anchor="references" w:history="1">
        <w:r w:rsidR="00144675" w:rsidRPr="00144675">
          <w:rPr>
            <w:rStyle w:val="Hyperlink"/>
            <w:lang w:val="vi-VN"/>
          </w:rPr>
          <w:t>[1]</w:t>
        </w:r>
      </w:hyperlink>
      <w:r w:rsidR="00800D87">
        <w:rPr>
          <w:lang w:val="vi-VN"/>
        </w:rPr>
        <w:t xml:space="preserve">. Bởi vì số lượng đường dẫn phụ thuộc vào mã nguồn, để tránh vấn đề </w:t>
      </w:r>
      <w:r w:rsidR="00841AB2">
        <w:rPr>
          <w:lang w:val="vi-VN"/>
        </w:rPr>
        <w:t xml:space="preserve">xuất hiện </w:t>
      </w:r>
      <w:r w:rsidR="00800D87">
        <w:rPr>
          <w:lang w:val="vi-VN"/>
        </w:rPr>
        <w:t>ma trận thưa</w:t>
      </w:r>
      <w:r w:rsidR="00841AB2">
        <w:rPr>
          <w:lang w:val="vi-VN"/>
        </w:rPr>
        <w:t xml:space="preserve"> cho đầu vào của mô hình</w:t>
      </w:r>
      <w:r w:rsidR="00800D87">
        <w:rPr>
          <w:lang w:val="vi-VN"/>
        </w:rPr>
        <w:t>, chúng tôi giới hạn đường dẫn bằng cách lấy ngẫu nhiên số lượng AST, CFG và PDG lần lượt là 500, 50, 200. Đồng thời, bởi vì chỉ lấy giới hạn số lượng đường dẫn</w:t>
      </w:r>
      <w:del w:id="13" w:author="Author">
        <w:r w:rsidR="00800D87" w:rsidDel="00E94280">
          <w:rPr>
            <w:lang w:val="vi-VN"/>
          </w:rPr>
          <w:delText>,</w:delText>
        </w:r>
      </w:del>
      <w:r w:rsidR="00800D87">
        <w:rPr>
          <w:lang w:val="vi-VN"/>
        </w:rPr>
        <w:t xml:space="preserve"> </w:t>
      </w:r>
      <w:del w:id="14" w:author="Author">
        <w:r w:rsidR="00800D87" w:rsidDel="00E94280">
          <w:rPr>
            <w:lang w:val="vi-VN"/>
          </w:rPr>
          <w:delText xml:space="preserve">lo sợ rằng </w:delText>
        </w:r>
      </w:del>
      <w:r w:rsidR="00800D87">
        <w:rPr>
          <w:lang w:val="vi-VN"/>
        </w:rPr>
        <w:t>sẽ</w:t>
      </w:r>
      <w:ins w:id="15" w:author="Author">
        <w:r w:rsidR="00E94280">
          <w:rPr>
            <w:lang w:val="vi-VN"/>
          </w:rPr>
          <w:t xml:space="preserve"> dẫn đến việc</w:t>
        </w:r>
      </w:ins>
      <w:del w:id="16" w:author="Author">
        <w:r w:rsidR="00800D87" w:rsidDel="00E94280">
          <w:rPr>
            <w:lang w:val="vi-VN"/>
          </w:rPr>
          <w:delText xml:space="preserve"> đánh</w:delText>
        </w:r>
      </w:del>
      <w:r w:rsidR="00800D87">
        <w:rPr>
          <w:lang w:val="vi-VN"/>
        </w:rPr>
        <w:t xml:space="preserve"> mất một số thông tin quan trọng của một mã nguồn, chúng tôi </w:t>
      </w:r>
      <w:ins w:id="17" w:author="Author">
        <w:r w:rsidR="00E94280">
          <w:rPr>
            <w:lang w:val="vi-VN"/>
          </w:rPr>
          <w:t xml:space="preserve">quyết định thêm mã nguồn tokens làm đầu vào bằng cách </w:t>
        </w:r>
      </w:ins>
      <w:del w:id="18" w:author="Author">
        <w:r w:rsidR="00800D87" w:rsidDel="00E94280">
          <w:rPr>
            <w:lang w:val="vi-VN"/>
          </w:rPr>
          <w:delText xml:space="preserve">còn </w:delText>
        </w:r>
      </w:del>
      <w:r w:rsidR="00800D87">
        <w:rPr>
          <w:lang w:val="vi-VN"/>
        </w:rPr>
        <w:t>tách</w:t>
      </w:r>
      <w:ins w:id="19" w:author="Author">
        <w:r w:rsidR="00E94280">
          <w:rPr>
            <w:lang w:val="vi-VN"/>
          </w:rPr>
          <w:t xml:space="preserve"> </w:t>
        </w:r>
      </w:ins>
      <w:del w:id="20" w:author="Author">
        <w:r w:rsidR="00800D87" w:rsidDel="00E94280">
          <w:rPr>
            <w:lang w:val="vi-VN"/>
          </w:rPr>
          <w:delText xml:space="preserve"> mã nguồn </w:delText>
        </w:r>
      </w:del>
      <w:r w:rsidR="00800D87">
        <w:rPr>
          <w:lang w:val="vi-VN"/>
        </w:rPr>
        <w:t>bằng</w:t>
      </w:r>
      <w:r w:rsidR="00841AB2">
        <w:rPr>
          <w:lang w:val="vi-VN"/>
        </w:rPr>
        <w:t xml:space="preserve"> mã nguồn mở</w:t>
      </w:r>
      <w:r w:rsidR="00800D87">
        <w:rPr>
          <w:lang w:val="vi-VN"/>
        </w:rPr>
        <w:t xml:space="preserve"> Tokenizer</w:t>
      </w:r>
      <w:r w:rsidR="00144675">
        <w:rPr>
          <w:lang w:val="vi-VN"/>
        </w:rPr>
        <w:t xml:space="preserve"> </w:t>
      </w:r>
      <w:hyperlink w:anchor="references9" w:history="1">
        <w:r w:rsidR="00144675" w:rsidRPr="00144675">
          <w:rPr>
            <w:rStyle w:val="Hyperlink"/>
            <w:lang w:val="vi-VN"/>
          </w:rPr>
          <w:t>[9]</w:t>
        </w:r>
      </w:hyperlink>
      <w:r w:rsidR="00800D87">
        <w:rPr>
          <w:lang w:val="vi-VN"/>
        </w:rPr>
        <w:t xml:space="preserve"> </w:t>
      </w:r>
      <w:del w:id="21" w:author="Author">
        <w:r w:rsidR="00800D87" w:rsidDel="00304056">
          <w:rPr>
            <w:lang w:val="vi-VN"/>
          </w:rPr>
          <w:delText>[]</w:delText>
        </w:r>
        <w:r w:rsidR="00800D87" w:rsidDel="00E94280">
          <w:rPr>
            <w:lang w:val="vi-VN"/>
          </w:rPr>
          <w:delText xml:space="preserve"> </w:delText>
        </w:r>
      </w:del>
      <w:r w:rsidR="00800D87">
        <w:rPr>
          <w:lang w:val="vi-VN"/>
        </w:rPr>
        <w:t>và cũng giới hạn số lượng là 7</w:t>
      </w:r>
      <w:r w:rsidR="00614DF9">
        <w:rPr>
          <w:lang w:val="vi-VN"/>
        </w:rPr>
        <w:t>50</w:t>
      </w:r>
      <w:r w:rsidR="00800D87">
        <w:rPr>
          <w:lang w:val="vi-VN"/>
        </w:rPr>
        <w:t>.</w:t>
      </w:r>
    </w:p>
    <w:p w14:paraId="05692679" w14:textId="47404321" w:rsidR="002A3FF1" w:rsidRDefault="002A3FF1" w:rsidP="00800D87">
      <w:pPr>
        <w:rPr>
          <w:lang w:val="vi-VN"/>
        </w:rPr>
      </w:pPr>
    </w:p>
    <w:tbl>
      <w:tblPr>
        <w:tblStyle w:val="TableGrid"/>
        <w:tblW w:w="0" w:type="auto"/>
        <w:tblBorders>
          <w:bottom w:val="none" w:sz="0" w:space="0" w:color="auto"/>
        </w:tblBorders>
        <w:tblLook w:val="04A0" w:firstRow="1" w:lastRow="0" w:firstColumn="1" w:lastColumn="0" w:noHBand="0" w:noVBand="1"/>
      </w:tblPr>
      <w:tblGrid>
        <w:gridCol w:w="937"/>
        <w:gridCol w:w="958"/>
        <w:gridCol w:w="961"/>
        <w:gridCol w:w="965"/>
        <w:gridCol w:w="852"/>
      </w:tblGrid>
      <w:tr w:rsidR="00EB7CB5" w14:paraId="077F4965" w14:textId="1DB21E73" w:rsidTr="00EB7CB5">
        <w:tc>
          <w:tcPr>
            <w:tcW w:w="937" w:type="dxa"/>
            <w:tcBorders>
              <w:top w:val="nil"/>
              <w:left w:val="nil"/>
              <w:bottom w:val="single" w:sz="4" w:space="0" w:color="auto"/>
              <w:right w:val="nil"/>
            </w:tcBorders>
            <w:vAlign w:val="center"/>
          </w:tcPr>
          <w:p w14:paraId="10DBE788" w14:textId="77777777" w:rsidR="00841AB2" w:rsidRDefault="00841AB2" w:rsidP="00841AB2">
            <w:pPr>
              <w:ind w:firstLine="0"/>
              <w:jc w:val="center"/>
              <w:rPr>
                <w:lang w:val="vi-VN"/>
              </w:rPr>
            </w:pPr>
          </w:p>
        </w:tc>
        <w:tc>
          <w:tcPr>
            <w:tcW w:w="958" w:type="dxa"/>
            <w:tcBorders>
              <w:left w:val="nil"/>
              <w:right w:val="nil"/>
            </w:tcBorders>
            <w:vAlign w:val="center"/>
          </w:tcPr>
          <w:p w14:paraId="5F4DFF48" w14:textId="26D630B0" w:rsidR="00841AB2" w:rsidRDefault="00841AB2" w:rsidP="00841AB2">
            <w:pPr>
              <w:ind w:firstLine="0"/>
              <w:jc w:val="center"/>
              <w:rPr>
                <w:lang w:val="vi-VN"/>
              </w:rPr>
            </w:pPr>
            <w:r>
              <w:rPr>
                <w:lang w:val="vi-VN"/>
              </w:rPr>
              <w:t>AST</w:t>
            </w:r>
          </w:p>
        </w:tc>
        <w:tc>
          <w:tcPr>
            <w:tcW w:w="961" w:type="dxa"/>
            <w:tcBorders>
              <w:left w:val="nil"/>
              <w:bottom w:val="single" w:sz="4" w:space="0" w:color="000000"/>
              <w:right w:val="nil"/>
            </w:tcBorders>
            <w:vAlign w:val="center"/>
          </w:tcPr>
          <w:p w14:paraId="4E4753CF" w14:textId="603AB048" w:rsidR="00841AB2" w:rsidRDefault="00841AB2" w:rsidP="00841AB2">
            <w:pPr>
              <w:ind w:firstLine="0"/>
              <w:jc w:val="center"/>
              <w:rPr>
                <w:lang w:val="vi-VN"/>
              </w:rPr>
            </w:pPr>
            <w:r>
              <w:rPr>
                <w:lang w:val="vi-VN"/>
              </w:rPr>
              <w:t>CFG</w:t>
            </w:r>
          </w:p>
        </w:tc>
        <w:tc>
          <w:tcPr>
            <w:tcW w:w="965" w:type="dxa"/>
            <w:tcBorders>
              <w:left w:val="nil"/>
              <w:right w:val="nil"/>
            </w:tcBorders>
            <w:vAlign w:val="center"/>
          </w:tcPr>
          <w:p w14:paraId="21670032" w14:textId="18F84E18" w:rsidR="00841AB2" w:rsidRDefault="00841AB2" w:rsidP="00841AB2">
            <w:pPr>
              <w:ind w:firstLine="0"/>
              <w:jc w:val="center"/>
              <w:rPr>
                <w:lang w:val="vi-VN"/>
              </w:rPr>
            </w:pPr>
            <w:r>
              <w:rPr>
                <w:lang w:val="vi-VN"/>
              </w:rPr>
              <w:t>PDG</w:t>
            </w:r>
          </w:p>
        </w:tc>
        <w:tc>
          <w:tcPr>
            <w:tcW w:w="852" w:type="dxa"/>
            <w:tcBorders>
              <w:left w:val="nil"/>
              <w:bottom w:val="single" w:sz="4" w:space="0" w:color="000000"/>
              <w:right w:val="nil"/>
            </w:tcBorders>
            <w:vAlign w:val="center"/>
          </w:tcPr>
          <w:p w14:paraId="5546D7E0" w14:textId="319B8ADE" w:rsidR="00841AB2" w:rsidRDefault="00841AB2" w:rsidP="00841AB2">
            <w:pPr>
              <w:ind w:firstLine="0"/>
              <w:jc w:val="center"/>
              <w:rPr>
                <w:lang w:val="vi-VN"/>
              </w:rPr>
            </w:pPr>
            <w:r>
              <w:rPr>
                <w:lang w:val="vi-VN"/>
              </w:rPr>
              <w:t>Source Tokens</w:t>
            </w:r>
          </w:p>
        </w:tc>
      </w:tr>
      <w:tr w:rsidR="00EB7CB5" w14:paraId="3EAD130C" w14:textId="19D48BC3" w:rsidTr="00EB7CB5">
        <w:tc>
          <w:tcPr>
            <w:tcW w:w="937" w:type="dxa"/>
            <w:tcBorders>
              <w:top w:val="single" w:sz="4" w:space="0" w:color="auto"/>
              <w:left w:val="nil"/>
              <w:bottom w:val="nil"/>
              <w:right w:val="nil"/>
            </w:tcBorders>
            <w:vAlign w:val="center"/>
          </w:tcPr>
          <w:p w14:paraId="392F6941" w14:textId="5B379344" w:rsidR="00841AB2" w:rsidRDefault="00841AB2" w:rsidP="00841AB2">
            <w:pPr>
              <w:ind w:firstLine="0"/>
              <w:jc w:val="center"/>
              <w:rPr>
                <w:lang w:val="vi-VN"/>
              </w:rPr>
            </w:pPr>
            <w:r>
              <w:rPr>
                <w:lang w:val="vi-VN"/>
              </w:rPr>
              <w:t>Bộ dữ liệu</w:t>
            </w:r>
          </w:p>
        </w:tc>
        <w:tc>
          <w:tcPr>
            <w:tcW w:w="958" w:type="dxa"/>
            <w:tcBorders>
              <w:left w:val="nil"/>
              <w:right w:val="nil"/>
            </w:tcBorders>
            <w:vAlign w:val="center"/>
          </w:tcPr>
          <w:p w14:paraId="6AE5B9FA" w14:textId="5329BF81" w:rsidR="00841AB2" w:rsidRPr="00DA438F" w:rsidRDefault="00DA438F" w:rsidP="00841AB2">
            <w:pPr>
              <w:ind w:firstLine="0"/>
              <w:jc w:val="center"/>
            </w:pPr>
            <w:r>
              <w:t>459.82</w:t>
            </w:r>
          </w:p>
        </w:tc>
        <w:tc>
          <w:tcPr>
            <w:tcW w:w="961" w:type="dxa"/>
            <w:tcBorders>
              <w:left w:val="nil"/>
              <w:bottom w:val="nil"/>
              <w:right w:val="nil"/>
            </w:tcBorders>
            <w:vAlign w:val="center"/>
          </w:tcPr>
          <w:p w14:paraId="0A1CA415" w14:textId="1771E976" w:rsidR="00841AB2" w:rsidRPr="00872015" w:rsidRDefault="00872015" w:rsidP="00841AB2">
            <w:pPr>
              <w:ind w:firstLine="0"/>
              <w:jc w:val="center"/>
            </w:pPr>
            <w:r>
              <w:t>32.68</w:t>
            </w:r>
          </w:p>
        </w:tc>
        <w:tc>
          <w:tcPr>
            <w:tcW w:w="965" w:type="dxa"/>
            <w:tcBorders>
              <w:left w:val="nil"/>
              <w:right w:val="nil"/>
            </w:tcBorders>
            <w:vAlign w:val="center"/>
          </w:tcPr>
          <w:p w14:paraId="07CF81A4" w14:textId="417E0A8C" w:rsidR="00841AB2" w:rsidRPr="00872015" w:rsidRDefault="00872015" w:rsidP="00841AB2">
            <w:pPr>
              <w:ind w:firstLine="0"/>
              <w:jc w:val="center"/>
            </w:pPr>
            <w:r>
              <w:t>65.68</w:t>
            </w:r>
          </w:p>
        </w:tc>
        <w:tc>
          <w:tcPr>
            <w:tcW w:w="852" w:type="dxa"/>
            <w:tcBorders>
              <w:left w:val="nil"/>
              <w:bottom w:val="nil"/>
              <w:right w:val="nil"/>
            </w:tcBorders>
            <w:vAlign w:val="center"/>
          </w:tcPr>
          <w:p w14:paraId="0A027416" w14:textId="6CEB2ED1" w:rsidR="00841AB2" w:rsidRPr="00872015" w:rsidRDefault="00872015" w:rsidP="00841AB2">
            <w:pPr>
              <w:ind w:firstLine="0"/>
              <w:jc w:val="center"/>
            </w:pPr>
            <w:r>
              <w:t>377.57</w:t>
            </w:r>
          </w:p>
        </w:tc>
      </w:tr>
    </w:tbl>
    <w:p w14:paraId="67BE167F" w14:textId="07F35FAE" w:rsidR="00841AB2" w:rsidRDefault="00841AB2" w:rsidP="00800D87">
      <w:pPr>
        <w:rPr>
          <w:lang w:val="vi-VN"/>
        </w:rPr>
      </w:pPr>
    </w:p>
    <w:p w14:paraId="2744E933" w14:textId="10D40468" w:rsidR="00841AB2" w:rsidRPr="00841AB2" w:rsidRDefault="00841AB2" w:rsidP="00841AB2">
      <w:pPr>
        <w:ind w:firstLine="0"/>
        <w:jc w:val="center"/>
        <w:rPr>
          <w:b/>
          <w:bCs/>
          <w:i/>
          <w:iCs/>
          <w:sz w:val="18"/>
          <w:szCs w:val="18"/>
          <w:lang w:val="vi-VN"/>
        </w:rPr>
      </w:pPr>
      <w:r>
        <w:rPr>
          <w:b/>
          <w:bCs/>
          <w:i/>
          <w:iCs/>
          <w:sz w:val="18"/>
          <w:szCs w:val="18"/>
          <w:lang w:val="vi-VN"/>
        </w:rPr>
        <w:t xml:space="preserve">Hình </w:t>
      </w:r>
      <w:r w:rsidR="00205F97">
        <w:rPr>
          <w:b/>
          <w:bCs/>
          <w:i/>
          <w:iCs/>
          <w:sz w:val="18"/>
          <w:szCs w:val="18"/>
          <w:lang w:val="vi-VN"/>
        </w:rPr>
        <w:t>9</w:t>
      </w:r>
      <w:r>
        <w:rPr>
          <w:b/>
          <w:bCs/>
          <w:i/>
          <w:iCs/>
          <w:sz w:val="18"/>
          <w:szCs w:val="18"/>
          <w:lang w:val="vi-VN"/>
        </w:rPr>
        <w:t>: Thống kê</w:t>
      </w:r>
      <w:r>
        <w:rPr>
          <w:b/>
          <w:bCs/>
          <w:i/>
          <w:iCs/>
          <w:sz w:val="18"/>
          <w:szCs w:val="18"/>
        </w:rPr>
        <w:t xml:space="preserve"> trung</w:t>
      </w:r>
      <w:r>
        <w:rPr>
          <w:b/>
          <w:bCs/>
          <w:i/>
          <w:iCs/>
          <w:sz w:val="18"/>
          <w:szCs w:val="18"/>
          <w:lang w:val="vi-VN"/>
        </w:rPr>
        <w:t xml:space="preserve"> bình </w:t>
      </w:r>
      <w:r>
        <w:rPr>
          <w:b/>
          <w:bCs/>
          <w:i/>
          <w:iCs/>
          <w:sz w:val="18"/>
          <w:szCs w:val="18"/>
        </w:rPr>
        <w:t>đường</w:t>
      </w:r>
      <w:r>
        <w:rPr>
          <w:b/>
          <w:bCs/>
          <w:i/>
          <w:iCs/>
          <w:sz w:val="18"/>
          <w:szCs w:val="18"/>
          <w:lang w:val="vi-VN"/>
        </w:rPr>
        <w:t xml:space="preserve"> dẫn</w:t>
      </w:r>
    </w:p>
    <w:p w14:paraId="48A64630" w14:textId="3DD2077F" w:rsidR="008B5DE8" w:rsidRPr="002C6B54" w:rsidRDefault="008B5DE8" w:rsidP="003F0553">
      <w:pPr>
        <w:pStyle w:val="Heading2"/>
      </w:pPr>
      <w:r w:rsidRPr="002C6B54">
        <w:t>Mô hình</w:t>
      </w:r>
    </w:p>
    <w:p w14:paraId="55421574" w14:textId="59DB19DE" w:rsidR="003D787A" w:rsidRPr="00F62E27" w:rsidRDefault="005046B5" w:rsidP="003D787A">
      <w:pPr>
        <w:ind w:left="142" w:right="85"/>
        <w:rPr>
          <w:lang w:val="vi-VN"/>
        </w:rPr>
      </w:pPr>
      <w:r>
        <w:rPr>
          <w:lang w:val="vi-VN"/>
        </w:rPr>
        <w:t>Trước đó, code2vec</w:t>
      </w:r>
      <w:r w:rsidR="00144675">
        <w:rPr>
          <w:lang w:val="vi-VN"/>
        </w:rPr>
        <w:t xml:space="preserve"> </w:t>
      </w:r>
      <w:hyperlink w:anchor="references" w:history="1">
        <w:r w:rsidR="00144675" w:rsidRPr="00144675">
          <w:rPr>
            <w:rStyle w:val="Hyperlink"/>
            <w:lang w:val="vi-VN"/>
          </w:rPr>
          <w:t>[1]</w:t>
        </w:r>
      </w:hyperlink>
      <w:r>
        <w:rPr>
          <w:lang w:val="vi-VN"/>
        </w:rPr>
        <w:t xml:space="preserve"> đã xây dựng mô hình mạng </w:t>
      </w:r>
      <w:r>
        <w:rPr>
          <w:lang w:val="vi-VN"/>
        </w:rPr>
        <w:t>neuron sử dụng cơ chế chú ý nhưng chỉ với đường dẫn AST. Vì vậy, để kết hợp cả ba đường dẫn AST, CFG và PDG, mocktail đã xây dựng mô hình lấy nhiều loại đầu vào song son</w:t>
      </w:r>
      <w:r w:rsidR="00F62E27">
        <w:rPr>
          <w:lang w:val="vi-VN"/>
        </w:rPr>
        <w:t>g. Mocktail</w:t>
      </w:r>
      <w:r w:rsidR="00144675">
        <w:rPr>
          <w:lang w:val="vi-VN"/>
        </w:rPr>
        <w:t xml:space="preserve"> </w:t>
      </w:r>
      <w:hyperlink w:anchor="references2" w:history="1">
        <w:r w:rsidR="00144675" w:rsidRPr="00144675">
          <w:rPr>
            <w:rStyle w:val="Hyperlink"/>
            <w:lang w:val="vi-VN"/>
          </w:rPr>
          <w:t>[2]</w:t>
        </w:r>
      </w:hyperlink>
      <w:r w:rsidR="00F62E27">
        <w:rPr>
          <w:lang w:val="vi-VN"/>
        </w:rPr>
        <w:t xml:space="preserve"> lấy đầu vào song song bởi vì AST, CFG và PDG biểu diễn các khía cạnh khác nhau của mã nguồn và cần được học riêng biệt. </w:t>
      </w:r>
      <w:r w:rsidR="002A3FF1">
        <w:rPr>
          <w:lang w:val="vi-VN"/>
        </w:rPr>
        <w:t>Vì vậy, c</w:t>
      </w:r>
      <w:r w:rsidR="00F62E27">
        <w:rPr>
          <w:lang w:val="vi-VN"/>
        </w:rPr>
        <w:t xml:space="preserve">ác đường dẫn </w:t>
      </w:r>
      <w:r w:rsidR="002A3FF1">
        <w:rPr>
          <w:lang w:val="vi-VN"/>
        </w:rPr>
        <w:t xml:space="preserve">cần </w:t>
      </w:r>
      <w:r w:rsidR="00F62E27">
        <w:rPr>
          <w:lang w:val="vi-VN"/>
        </w:rPr>
        <w:t>có chung một định dạng</w:t>
      </w:r>
      <w:r w:rsidR="002A3FF1">
        <w:rPr>
          <w:lang w:val="vi-VN"/>
        </w:rPr>
        <w:t xml:space="preserve"> theo </w:t>
      </w:r>
      <w:r w:rsidR="00F62E27" w:rsidRPr="00F62E27">
        <w:rPr>
          <w:b/>
          <w:bCs/>
          <w:lang w:val="vi-VN"/>
        </w:rPr>
        <w:t>Định nghĩa 7</w:t>
      </w:r>
      <w:r w:rsidR="00F62E27">
        <w:rPr>
          <w:lang w:val="vi-VN"/>
        </w:rPr>
        <w:t xml:space="preserve">. </w:t>
      </w:r>
    </w:p>
    <w:p w14:paraId="33244DAA" w14:textId="7A1C7E0C" w:rsidR="00F62E27" w:rsidRDefault="00F62E27" w:rsidP="00F62E27">
      <w:pPr>
        <w:rPr>
          <w:lang w:val="vi-VN"/>
        </w:rPr>
      </w:pPr>
      <w:r>
        <w:rPr>
          <w:b/>
          <w:bCs/>
          <w:lang w:val="vi-VN"/>
        </w:rPr>
        <w:t xml:space="preserve">Định nghĩa 7 </w:t>
      </w:r>
      <w:r w:rsidRPr="00F62E27">
        <w:rPr>
          <w:b/>
          <w:bCs/>
          <w:lang w:val="vi-VN"/>
        </w:rPr>
        <w:t>(Biểu diễn đường dẫn)</w:t>
      </w:r>
      <w:r>
        <w:rPr>
          <w:lang w:val="vi-VN"/>
        </w:rPr>
        <w:t>: Đó là 1 bộ &lt;t</w:t>
      </w:r>
      <w:r>
        <w:rPr>
          <w:vertAlign w:val="subscript"/>
          <w:lang w:val="vi-VN"/>
        </w:rPr>
        <w:t>1</w:t>
      </w:r>
      <w:r>
        <w:rPr>
          <w:lang w:val="vi-VN"/>
        </w:rPr>
        <w:t>, p, t</w:t>
      </w:r>
      <w:r>
        <w:rPr>
          <w:vertAlign w:val="subscript"/>
          <w:lang w:val="vi-VN"/>
        </w:rPr>
        <w:t>k+1</w:t>
      </w:r>
      <w:r>
        <w:rPr>
          <w:lang w:val="vi-VN"/>
        </w:rPr>
        <w:t>&gt;, trong đó p là đường dẫn kết nối giữa 2 nội dung của nút.</w:t>
      </w:r>
    </w:p>
    <w:p w14:paraId="6CD2C402" w14:textId="163EE26A" w:rsidR="005046B5" w:rsidRDefault="00B16664" w:rsidP="00C23A94">
      <w:pPr>
        <w:rPr>
          <w:lang w:val="vi-VN"/>
        </w:rPr>
      </w:pPr>
      <w:r>
        <w:rPr>
          <w:lang w:val="vi-VN"/>
        </w:rPr>
        <w:t xml:space="preserve">Các đường dẫn gồm 3 thành phần (1 đường dẫn và 2 nội dung của nút) </w:t>
      </w:r>
      <w:ins w:id="22" w:author="Author">
        <w:r w:rsidR="00AB04DF">
          <w:rPr>
            <w:lang w:val="vi-VN"/>
          </w:rPr>
          <w:t>và cho</w:t>
        </w:r>
      </w:ins>
      <w:del w:id="23" w:author="Author">
        <w:r w:rsidR="002A3FF1" w:rsidDel="00AB04DF">
          <w:rPr>
            <w:lang w:val="vi-VN"/>
          </w:rPr>
          <w:delText>bắt đầu</w:delText>
        </w:r>
      </w:del>
      <w:r w:rsidR="002A3FF1">
        <w:rPr>
          <w:lang w:val="vi-VN"/>
        </w:rPr>
        <w:t xml:space="preserve"> </w:t>
      </w:r>
      <w:r>
        <w:rPr>
          <w:lang w:val="vi-VN"/>
        </w:rPr>
        <w:t xml:space="preserve">đi qua </w:t>
      </w:r>
      <w:ins w:id="24" w:author="Author">
        <w:r w:rsidR="00AB04DF">
          <w:rPr>
            <w:lang w:val="vi-VN"/>
          </w:rPr>
          <w:t xml:space="preserve">3 </w:t>
        </w:r>
      </w:ins>
      <w:r>
        <w:rPr>
          <w:lang w:val="vi-VN"/>
        </w:rPr>
        <w:t xml:space="preserve">lớp Embedding để lấy đặc trưng. </w:t>
      </w:r>
      <w:ins w:id="25" w:author="Author">
        <w:r w:rsidR="00AB04DF">
          <w:rPr>
            <w:lang w:val="vi-VN"/>
          </w:rPr>
          <w:t xml:space="preserve">Sau đó, </w:t>
        </w:r>
      </w:ins>
      <w:r>
        <w:rPr>
          <w:lang w:val="vi-VN"/>
        </w:rPr>
        <w:t xml:space="preserve">3 lớp Embedding được nối lại và lại cho truyền qua lớp Dense. Ở đây chúng tôi sử dụng hàm kích hoạt Tanh cho lớp Dense. </w:t>
      </w:r>
      <w:r w:rsidR="00C23A94">
        <w:rPr>
          <w:lang w:val="vi-VN"/>
        </w:rPr>
        <w:t>Đầu ra của lớp Dense lại đi qua lớp Attention để tính toán trọng số trung bình đã được giải thích ở phần 2.2. Quá trình này được thực hiện song song với từng đường dẫn và sẽ nhận được các vector trọng số trung bình. Vector mã nguồn cuối cùng là tổng hợp của các vector trọng số trung bình và được sử dụng cho lớp phân loại</w:t>
      </w:r>
      <w:r w:rsidR="003E769A">
        <w:rPr>
          <w:lang w:val="vi-VN"/>
        </w:rPr>
        <w:t xml:space="preserve"> tuỳ vào mục đích khác nhau.</w:t>
      </w:r>
      <w:ins w:id="26" w:author="Author">
        <w:r w:rsidR="00AB04DF">
          <w:rPr>
            <w:lang w:val="vi-VN"/>
          </w:rPr>
          <w:t xml:space="preserve"> Đây là phân loại đa nhãn vì vậy chúng tôi sử dụng hàm kích hoạt sigmoid cho lớp phân loại. </w:t>
        </w:r>
      </w:ins>
    </w:p>
    <w:p w14:paraId="39190726" w14:textId="4E3DA107" w:rsidR="00841AB2" w:rsidRPr="00C23A94" w:rsidRDefault="00C23A94" w:rsidP="00841AB2">
      <w:pPr>
        <w:rPr>
          <w:lang w:val="vi-VN"/>
        </w:rPr>
      </w:pPr>
      <w:r>
        <w:rPr>
          <w:lang w:val="vi-VN"/>
        </w:rPr>
        <w:t xml:space="preserve">Để tránh vấn đề thiếu hụt thông tin mã nguồn như đã đề cập ở phần 4.2, </w:t>
      </w:r>
      <w:r w:rsidR="00841AB2">
        <w:rPr>
          <w:lang w:val="vi-VN"/>
        </w:rPr>
        <w:t xml:space="preserve">đầu vào </w:t>
      </w:r>
      <w:r>
        <w:rPr>
          <w:lang w:val="vi-VN"/>
        </w:rPr>
        <w:t xml:space="preserve">mã tokens được thêm vào. Các mã tokens này sẽ đi qua một lớp Bidirectional đơn giản và tiếp tục quá trình tính toán vector trọng số trung bình như 3 loại đường dẫn trên. </w:t>
      </w:r>
    </w:p>
    <w:p w14:paraId="3D767465" w14:textId="463E89E6" w:rsidR="004D0AB3" w:rsidRPr="002C6B54" w:rsidRDefault="003F0553" w:rsidP="003F0553">
      <w:pPr>
        <w:pStyle w:val="Heading2"/>
      </w:pPr>
      <w:r>
        <w:rPr>
          <w:lang w:val="vi-VN"/>
        </w:rPr>
        <w:t>Thuật toán Apriori</w:t>
      </w:r>
    </w:p>
    <w:p w14:paraId="1E164BC4" w14:textId="30BB3EE6" w:rsidR="004D0AB3" w:rsidRDefault="002A3FF1" w:rsidP="002A3FF1">
      <w:pPr>
        <w:rPr>
          <w:lang w:val="vi-VN"/>
        </w:rPr>
      </w:pPr>
      <w:r>
        <w:rPr>
          <w:lang w:val="vi-VN"/>
        </w:rPr>
        <w:t>M</w:t>
      </w:r>
      <w:r w:rsidR="004D0AB3">
        <w:rPr>
          <w:lang w:val="vi-VN"/>
        </w:rPr>
        <w:t xml:space="preserve">ục đích của chúng tôi là phân loại đa nhãn cho một vấn đề lập trình </w:t>
      </w:r>
      <w:r w:rsidR="00522FA8">
        <w:rPr>
          <w:lang w:val="vi-VN"/>
        </w:rPr>
        <w:t>chứ</w:t>
      </w:r>
      <w:r w:rsidR="004D0AB3">
        <w:rPr>
          <w:lang w:val="vi-VN"/>
        </w:rPr>
        <w:t xml:space="preserve"> không phải một mã nguồn.</w:t>
      </w:r>
      <w:r>
        <w:rPr>
          <w:lang w:val="vi-VN"/>
        </w:rPr>
        <w:t xml:space="preserve"> Do đó</w:t>
      </w:r>
      <w:r w:rsidR="004D0AB3">
        <w:rPr>
          <w:lang w:val="vi-VN"/>
        </w:rPr>
        <w:t xml:space="preserve">, </w:t>
      </w:r>
      <w:r w:rsidR="002D3F4D">
        <w:rPr>
          <w:lang w:val="vi-VN"/>
        </w:rPr>
        <w:t xml:space="preserve">chúng tôi đã </w:t>
      </w:r>
      <w:r w:rsidR="00144675">
        <w:rPr>
          <w:lang w:val="vi-VN"/>
        </w:rPr>
        <w:t xml:space="preserve">sử dụng </w:t>
      </w:r>
      <w:r w:rsidR="004D0AB3">
        <w:rPr>
          <w:lang w:val="vi-VN"/>
        </w:rPr>
        <w:t>thuật toán Apriori</w:t>
      </w:r>
      <w:r w:rsidR="00144675">
        <w:rPr>
          <w:lang w:val="vi-VN"/>
        </w:rPr>
        <w:t xml:space="preserve"> </w:t>
      </w:r>
      <w:hyperlink w:anchor="references7" w:history="1">
        <w:r w:rsidR="00144675" w:rsidRPr="00144675">
          <w:rPr>
            <w:rStyle w:val="Hyperlink"/>
            <w:lang w:val="vi-VN"/>
          </w:rPr>
          <w:t>[7]</w:t>
        </w:r>
      </w:hyperlink>
      <w:r w:rsidR="004D0AB3">
        <w:rPr>
          <w:lang w:val="vi-VN"/>
        </w:rPr>
        <w:t xml:space="preserve"> để lấy những nhãn xuất hiện nhiều nhất dựa trên đầu ra của mô hình</w:t>
      </w:r>
      <w:r w:rsidR="002D3F4D">
        <w:rPr>
          <w:lang w:val="vi-VN"/>
        </w:rPr>
        <w:t xml:space="preserve"> (là tỉ lệ dự đoán nhãn của mỗi mã nguồn)</w:t>
      </w:r>
      <w:r w:rsidR="004D0AB3">
        <w:rPr>
          <w:lang w:val="vi-VN"/>
        </w:rPr>
        <w:t>.</w:t>
      </w:r>
      <w:r w:rsidR="00645E1A">
        <w:rPr>
          <w:lang w:val="vi-VN"/>
        </w:rPr>
        <w:t xml:space="preserve"> Cho N là số lượng mã nguồn </w:t>
      </w:r>
      <w:ins w:id="27" w:author="Author">
        <w:r w:rsidR="00AB04DF">
          <w:rPr>
            <w:lang w:val="vi-VN"/>
          </w:rPr>
          <w:t>của</w:t>
        </w:r>
      </w:ins>
      <w:del w:id="28" w:author="Author">
        <w:r w:rsidR="00645E1A" w:rsidDel="00AB04DF">
          <w:rPr>
            <w:lang w:val="vi-VN"/>
          </w:rPr>
          <w:delText>trong</w:delText>
        </w:r>
      </w:del>
      <w:r w:rsidR="00645E1A">
        <w:rPr>
          <w:lang w:val="vi-VN"/>
        </w:rPr>
        <w:t xml:space="preserve"> một vấn đề lập trình.</w:t>
      </w:r>
      <w:r w:rsidR="00522FA8">
        <w:rPr>
          <w:lang w:val="vi-VN"/>
        </w:rPr>
        <w:t xml:space="preserve"> Kết quả của thuật toán </w:t>
      </w:r>
      <w:r w:rsidR="00522FA8">
        <w:rPr>
          <w:lang w:val="vi-VN"/>
        </w:rPr>
        <w:lastRenderedPageBreak/>
        <w:t>apriori là M tập nhãn C</w:t>
      </w:r>
      <w:r w:rsidR="00522FA8">
        <w:rPr>
          <w:vertAlign w:val="subscript"/>
          <w:lang w:val="vi-VN"/>
        </w:rPr>
        <w:t>i</w:t>
      </w:r>
      <w:r>
        <w:rPr>
          <w:lang w:val="vi-VN"/>
        </w:rPr>
        <w:t xml:space="preserve"> với mỗi vấn đề lập trình.</w:t>
      </w:r>
    </w:p>
    <w:p w14:paraId="4E754AFD" w14:textId="634B404E" w:rsidR="00E84393" w:rsidRPr="002A3FF1" w:rsidRDefault="00841AB2" w:rsidP="00645E1A">
      <w:pPr>
        <w:ind w:firstLine="0"/>
        <w:rPr>
          <w:lang w:val="vi-VN"/>
        </w:rPr>
      </w:pPr>
      <w:r>
        <w:rPr>
          <w:lang w:val="vi-VN"/>
        </w:rPr>
        <w:tab/>
      </w:r>
      <w:r w:rsidR="002A3FF1">
        <w:rPr>
          <w:lang w:val="vi-VN"/>
        </w:rPr>
        <w:t xml:space="preserve">Nếu M = 0, nhãn dự đoán là nhãn có tổng giá trị lớn nhất </w:t>
      </w:r>
      <w:r w:rsidR="00645E1A">
        <w:rPr>
          <w:lang w:val="vi-VN"/>
        </w:rPr>
        <w:t>của</w:t>
      </w:r>
      <w:r w:rsidR="002A3FF1">
        <w:rPr>
          <w:lang w:val="vi-VN"/>
        </w:rPr>
        <w:t xml:space="preserve"> </w:t>
      </w:r>
      <w:r w:rsidR="00645E1A">
        <w:rPr>
          <w:lang w:val="vi-VN"/>
        </w:rPr>
        <w:t>N mã nguồn</w:t>
      </w:r>
      <w:r w:rsidR="002A3FF1">
        <w:rPr>
          <w:lang w:val="vi-VN"/>
        </w:rPr>
        <w:t>. Nếu M &gt; 0, nhãn dự đoán là giao của M tập nhãn C</w:t>
      </w:r>
      <w:r w:rsidR="002A3FF1">
        <w:rPr>
          <w:vertAlign w:val="subscript"/>
          <w:lang w:val="vi-VN"/>
        </w:rPr>
        <w:t>i</w:t>
      </w:r>
      <w:r w:rsidR="002A3FF1">
        <w:rPr>
          <w:lang w:val="vi-VN"/>
        </w:rPr>
        <w:t>.</w:t>
      </w:r>
    </w:p>
    <w:p w14:paraId="74A3EC55" w14:textId="74B76D3D" w:rsidR="00C973E6" w:rsidRDefault="006062EA" w:rsidP="00A1639B">
      <w:pPr>
        <w:pStyle w:val="Heading1"/>
        <w:rPr>
          <w:lang w:val="vi-VN"/>
        </w:rPr>
      </w:pPr>
      <w:r>
        <w:rPr>
          <w:lang w:val="vi-VN"/>
        </w:rPr>
        <w:t>Triển khai và k</w:t>
      </w:r>
      <w:r w:rsidR="00C973E6">
        <w:rPr>
          <w:lang w:val="vi-VN"/>
        </w:rPr>
        <w:t>ết quả thực nghiệm</w:t>
      </w:r>
    </w:p>
    <w:p w14:paraId="3C464B48" w14:textId="0AEF577E" w:rsidR="004515CF" w:rsidRDefault="004515CF" w:rsidP="004515CF">
      <w:pPr>
        <w:rPr>
          <w:lang w:val="vi-VN"/>
        </w:rPr>
      </w:pPr>
      <w:r>
        <w:rPr>
          <w:lang w:val="vi-VN"/>
        </w:rPr>
        <w:t>Trong phần này, chúng tôi cung cấp tổng quan về các thiết lập thực nghiệm. Cụ thể hơn, chúng tôi thảo luận về tập huấn luyện và kiểm tra</w:t>
      </w:r>
      <w:r w:rsidR="00735815">
        <w:rPr>
          <w:lang w:val="vi-VN"/>
        </w:rPr>
        <w:t>, hàm đánh giá mà chúng tôi sử dụng, cũng như tham số cho mô hình. Ngoài ra, chúng tôi</w:t>
      </w:r>
      <w:r w:rsidR="00F62E27">
        <w:rPr>
          <w:lang w:val="vi-VN"/>
        </w:rPr>
        <w:t xml:space="preserve"> sẽ</w:t>
      </w:r>
      <w:r w:rsidR="00735815">
        <w:rPr>
          <w:lang w:val="vi-VN"/>
        </w:rPr>
        <w:t xml:space="preserve"> trình bày các kết quả của thực nghiệm.</w:t>
      </w:r>
    </w:p>
    <w:p w14:paraId="470C9C1D" w14:textId="732E89AC" w:rsidR="00735815" w:rsidRPr="002C6B54" w:rsidRDefault="00735815" w:rsidP="003F0553">
      <w:pPr>
        <w:pStyle w:val="Heading2"/>
      </w:pPr>
      <w:r w:rsidRPr="002C6B54">
        <w:t>Tập huấn luyện và kiểm tra</w:t>
      </w:r>
    </w:p>
    <w:p w14:paraId="42553A47" w14:textId="6B679753" w:rsidR="00A1639B" w:rsidRPr="00A1639B" w:rsidRDefault="00D54EEB" w:rsidP="00A1639B">
      <w:pPr>
        <w:rPr>
          <w:lang w:val="vi-VN"/>
        </w:rPr>
      </w:pPr>
      <w:r>
        <w:rPr>
          <w:lang w:val="vi-VN"/>
        </w:rPr>
        <w:t xml:space="preserve">Chúng tôi quyết định thực hiện chia tách </w:t>
      </w:r>
      <w:r w:rsidR="00FB2E3C">
        <w:rPr>
          <w:lang w:val="vi-VN"/>
        </w:rPr>
        <w:t>Iterative Stratification</w:t>
      </w:r>
      <w:r w:rsidR="00144675">
        <w:rPr>
          <w:lang w:val="vi-VN"/>
        </w:rPr>
        <w:t xml:space="preserve"> </w:t>
      </w:r>
      <w:hyperlink w:anchor="references10" w:history="1">
        <w:r w:rsidR="00144675" w:rsidRPr="00144675">
          <w:rPr>
            <w:rStyle w:val="Hyperlink"/>
            <w:lang w:val="vi-VN"/>
          </w:rPr>
          <w:t>[10]</w:t>
        </w:r>
      </w:hyperlink>
      <w:r w:rsidR="00FB2E3C">
        <w:rPr>
          <w:lang w:val="vi-VN"/>
        </w:rPr>
        <w:t xml:space="preserve"> </w:t>
      </w:r>
      <w:r>
        <w:rPr>
          <w:lang w:val="vi-VN"/>
        </w:rPr>
        <w:t>trên bộ dữ liệu, đồng thời phải dựa theo vấn đề lập trình mà không phải theo mã nguồn với tỉ lệ 80 – 20, trong đó tập huấn luyện gồm</w:t>
      </w:r>
      <w:r w:rsidR="00A1639B">
        <w:t xml:space="preserve"> 44</w:t>
      </w:r>
      <w:r w:rsidR="00D57317">
        <w:t>34</w:t>
      </w:r>
      <w:r w:rsidR="00A1639B">
        <w:t xml:space="preserve"> vấn</w:t>
      </w:r>
      <w:r w:rsidR="00A1639B">
        <w:rPr>
          <w:lang w:val="vi-VN"/>
        </w:rPr>
        <w:t xml:space="preserve"> đề</w:t>
      </w:r>
      <w:r w:rsidR="00614DF9">
        <w:rPr>
          <w:lang w:val="vi-VN"/>
        </w:rPr>
        <w:t xml:space="preserve"> với 28895 mã nguồn </w:t>
      </w:r>
      <w:r>
        <w:rPr>
          <w:lang w:val="vi-VN"/>
        </w:rPr>
        <w:t>và tập kiểm tra gồm</w:t>
      </w:r>
      <w:r w:rsidR="00A1639B">
        <w:t xml:space="preserve"> 111</w:t>
      </w:r>
      <w:r w:rsidR="00D57317">
        <w:t>6</w:t>
      </w:r>
      <w:r w:rsidR="00A1639B">
        <w:rPr>
          <w:lang w:val="vi-VN"/>
        </w:rPr>
        <w:t xml:space="preserve"> vấn đề</w:t>
      </w:r>
      <w:r w:rsidR="00614DF9">
        <w:rPr>
          <w:lang w:val="vi-VN"/>
        </w:rPr>
        <w:t xml:space="preserve"> với 7122 mã nguồn</w:t>
      </w:r>
      <w:r w:rsidR="00A1639B">
        <w:rPr>
          <w:lang w:val="vi-VN"/>
        </w:rPr>
        <w:t>.</w:t>
      </w:r>
      <w:r w:rsidR="00EB7CB5">
        <w:rPr>
          <w:lang w:val="vi-VN"/>
        </w:rPr>
        <w:t xml:space="preserve"> </w:t>
      </w:r>
      <w:r>
        <w:rPr>
          <w:lang w:val="vi-VN"/>
        </w:rPr>
        <w:t>Quyết định này dựa trên những lí do sau:</w:t>
      </w:r>
    </w:p>
    <w:p w14:paraId="3C9FD98E" w14:textId="3B682790" w:rsidR="00D54EEB" w:rsidRDefault="00FB2E3C" w:rsidP="00A1639B">
      <w:pPr>
        <w:pStyle w:val="ListParagraph"/>
        <w:numPr>
          <w:ilvl w:val="0"/>
          <w:numId w:val="4"/>
        </w:numPr>
        <w:rPr>
          <w:lang w:val="vi-VN"/>
        </w:rPr>
      </w:pPr>
      <w:r>
        <w:rPr>
          <w:lang w:val="vi-VN"/>
        </w:rPr>
        <w:t>Sử dụng k</w:t>
      </w:r>
      <w:r w:rsidR="00D54EEB">
        <w:rPr>
          <w:lang w:val="vi-VN"/>
        </w:rPr>
        <w:t>ĩ thuật</w:t>
      </w:r>
      <w:r>
        <w:rPr>
          <w:lang w:val="vi-VN"/>
        </w:rPr>
        <w:t xml:space="preserve"> chia tách Iterative Stratification</w:t>
      </w:r>
      <w:r w:rsidR="00D54EEB">
        <w:rPr>
          <w:lang w:val="vi-VN"/>
        </w:rPr>
        <w:t xml:space="preserve"> </w:t>
      </w:r>
      <w:r>
        <w:rPr>
          <w:lang w:val="vi-VN"/>
        </w:rPr>
        <w:t>nhằm mục đích</w:t>
      </w:r>
      <w:r w:rsidR="00481883">
        <w:rPr>
          <w:lang w:val="vi-VN"/>
        </w:rPr>
        <w:t xml:space="preserve"> </w:t>
      </w:r>
      <w:r>
        <w:rPr>
          <w:lang w:val="vi-VN"/>
        </w:rPr>
        <w:t xml:space="preserve">giải quyết vấn đề </w:t>
      </w:r>
      <w:r w:rsidR="00481883">
        <w:rPr>
          <w:lang w:val="vi-VN"/>
        </w:rPr>
        <w:t>cân bằng</w:t>
      </w:r>
      <w:r>
        <w:rPr>
          <w:lang w:val="vi-VN"/>
        </w:rPr>
        <w:t xml:space="preserve"> trong bài toán phân loại đa nhãn</w:t>
      </w:r>
      <w:del w:id="29" w:author="Author">
        <w:r w:rsidR="00614DF9" w:rsidDel="00AB04DF">
          <w:rPr>
            <w:lang w:val="vi-VN"/>
          </w:rPr>
          <w:delText>, giúp phân phối của tập kiểm tra có sự tương đồng với phân phối của tập huấn luyện</w:delText>
        </w:r>
      </w:del>
      <w:r w:rsidR="00614DF9">
        <w:rPr>
          <w:lang w:val="vi-VN"/>
        </w:rPr>
        <w:t>.</w:t>
      </w:r>
    </w:p>
    <w:p w14:paraId="2A9E2CF7" w14:textId="0790D1A7" w:rsidR="00A1639B" w:rsidRPr="00A1639B" w:rsidRDefault="00481883" w:rsidP="00A1639B">
      <w:pPr>
        <w:pStyle w:val="ListParagraph"/>
        <w:numPr>
          <w:ilvl w:val="0"/>
          <w:numId w:val="4"/>
        </w:numPr>
        <w:rPr>
          <w:lang w:val="vi-VN"/>
        </w:rPr>
      </w:pPr>
      <w:r>
        <w:rPr>
          <w:lang w:val="vi-VN"/>
        </w:rPr>
        <w:t xml:space="preserve">Bởi vì </w:t>
      </w:r>
      <w:del w:id="30" w:author="Author">
        <w:r w:rsidDel="00AB04DF">
          <w:rPr>
            <w:lang w:val="vi-VN"/>
          </w:rPr>
          <w:delText xml:space="preserve">chúng ta </w:delText>
        </w:r>
      </w:del>
      <w:r>
        <w:rPr>
          <w:lang w:val="vi-VN"/>
        </w:rPr>
        <w:t>đang phân loại một vấn đề lập trình,</w:t>
      </w:r>
      <w:del w:id="31" w:author="Author">
        <w:r w:rsidDel="00AB04DF">
          <w:rPr>
            <w:lang w:val="vi-VN"/>
          </w:rPr>
          <w:delText xml:space="preserve"> mà</w:delText>
        </w:r>
      </w:del>
      <w:r>
        <w:rPr>
          <w:lang w:val="vi-VN"/>
        </w:rPr>
        <w:t xml:space="preserve"> không phải là </w:t>
      </w:r>
      <w:ins w:id="32" w:author="Author">
        <w:r w:rsidR="00AB04DF">
          <w:rPr>
            <w:lang w:val="vi-VN"/>
          </w:rPr>
          <w:t xml:space="preserve">với </w:t>
        </w:r>
      </w:ins>
      <w:r>
        <w:rPr>
          <w:lang w:val="vi-VN"/>
        </w:rPr>
        <w:t>một mã nguồn.</w:t>
      </w:r>
    </w:p>
    <w:p w14:paraId="10C5B012" w14:textId="125D0ADF" w:rsidR="00481883" w:rsidRPr="00424F7F" w:rsidRDefault="00481883" w:rsidP="003F0553">
      <w:pPr>
        <w:pStyle w:val="Heading2"/>
      </w:pPr>
      <w:r w:rsidRPr="00424F7F">
        <w:t>Hàm đánh giá</w:t>
      </w:r>
    </w:p>
    <w:p w14:paraId="7D3669C5" w14:textId="1D0B6506" w:rsidR="00A1639B" w:rsidRDefault="00536803" w:rsidP="00536803">
      <w:pPr>
        <w:rPr>
          <w:lang w:val="vi-VN"/>
        </w:rPr>
      </w:pPr>
      <w:r>
        <w:rPr>
          <w:lang w:val="vi-VN"/>
        </w:rPr>
        <w:t>Bởi vì đây là bài toán phân loại đa nhãn, để đánh giá mô hình của mình, chúng tôi sử dụng hàm đánh giá F1 Score (Micro).</w:t>
      </w:r>
    </w:p>
    <w:p w14:paraId="2EEBEA53" w14:textId="156FF300" w:rsidR="00BF2688" w:rsidRPr="00424F7F" w:rsidRDefault="00BF2688" w:rsidP="003F0553">
      <w:pPr>
        <w:pStyle w:val="Heading2"/>
      </w:pPr>
      <w:r w:rsidRPr="00424F7F">
        <w:t>Tham số</w:t>
      </w:r>
      <w:r w:rsidR="00EB7CB5" w:rsidRPr="00424F7F">
        <w:t xml:space="preserve"> mô hình</w:t>
      </w:r>
    </w:p>
    <w:p w14:paraId="02CA1036" w14:textId="70E3CE1B" w:rsidR="00872015" w:rsidRPr="00872015" w:rsidRDefault="00872015" w:rsidP="00872015">
      <w:pPr>
        <w:rPr>
          <w:lang w:val="vi-VN"/>
        </w:rPr>
      </w:pPr>
      <w:r>
        <w:rPr>
          <w:lang w:val="vi-VN"/>
        </w:rPr>
        <w:t xml:space="preserve">Dựa vào bảng thống kê </w:t>
      </w:r>
      <w:r w:rsidRPr="00872015">
        <w:rPr>
          <w:b/>
          <w:bCs/>
          <w:lang w:val="vi-VN"/>
        </w:rPr>
        <w:t>Hình 7</w:t>
      </w:r>
      <w:r>
        <w:rPr>
          <w:lang w:val="vi-VN"/>
        </w:rPr>
        <w:t>, chiều đầu vào của đường dẫn AST,CFG, PDG và mã tokens lần lượt là 500, 50, 100, 500.</w:t>
      </w:r>
    </w:p>
    <w:p w14:paraId="3E6A4CB0" w14:textId="70E3DC67" w:rsidR="00645E1A" w:rsidRPr="00645E1A" w:rsidRDefault="00645E1A" w:rsidP="00645E1A">
      <w:pPr>
        <w:rPr>
          <w:lang w:val="vi-VN"/>
        </w:rPr>
      </w:pPr>
      <w:r>
        <w:rPr>
          <w:lang w:val="vi-VN"/>
        </w:rPr>
        <w:t>Các lớp Dense, Embedding và Bidirectional có số units là 128</w:t>
      </w:r>
      <w:r w:rsidR="00872015">
        <w:rPr>
          <w:lang w:val="vi-VN"/>
        </w:rPr>
        <w:t>.</w:t>
      </w:r>
    </w:p>
    <w:p w14:paraId="766AB4F3" w14:textId="34A94A4B" w:rsidR="00EB7CB5" w:rsidRPr="00B269CD" w:rsidRDefault="00EB7CB5" w:rsidP="002A3FF1">
      <w:r>
        <w:rPr>
          <w:lang w:val="vi-VN"/>
        </w:rPr>
        <w:t>Chúng tôi huấn luyện mô hình sử dụng thuật toán tối ưu Adam với learning rate là 0.001. Hơn nữa, sử dụng Dropout với giá trị dropout là 0.2</w:t>
      </w:r>
      <w:r w:rsidR="002A3FF1">
        <w:rPr>
          <w:lang w:val="vi-VN"/>
        </w:rPr>
        <w:t xml:space="preserve"> và L2 regularization để hạn chế việc overfit</w:t>
      </w:r>
      <w:ins w:id="33" w:author="Author">
        <w:r w:rsidR="00AB04DF">
          <w:rPr>
            <w:lang w:val="vi-VN"/>
          </w:rPr>
          <w:t>ting</w:t>
        </w:r>
      </w:ins>
      <w:r w:rsidR="002A3FF1">
        <w:rPr>
          <w:lang w:val="vi-VN"/>
        </w:rPr>
        <w:t>. Hàm mất mát của mô hình là Focal Loss</w:t>
      </w:r>
      <w:ins w:id="34" w:author="Author">
        <w:r w:rsidR="00AB04DF">
          <w:rPr>
            <w:lang w:val="vi-VN"/>
          </w:rPr>
          <w:t xml:space="preserve"> với gamma = 2</w:t>
        </w:r>
      </w:ins>
      <w:r w:rsidR="002A3FF1">
        <w:rPr>
          <w:lang w:val="vi-VN"/>
        </w:rPr>
        <w:t>, được sử dụng để giải quyết vấn đề mất cân bằng nhãn.</w:t>
      </w:r>
      <w:r w:rsidR="00645E1A">
        <w:rPr>
          <w:lang w:val="vi-VN"/>
        </w:rPr>
        <w:t xml:space="preserve"> Ngưỡng </w:t>
      </w:r>
      <w:r w:rsidR="00FA1B4E">
        <w:rPr>
          <w:lang w:val="vi-VN"/>
        </w:rPr>
        <w:t>Support</w:t>
      </w:r>
      <w:r w:rsidR="00645E1A">
        <w:rPr>
          <w:lang w:val="vi-VN"/>
        </w:rPr>
        <w:t xml:space="preserve"> của thuật toán</w:t>
      </w:r>
      <w:r w:rsidR="00872015">
        <w:rPr>
          <w:lang w:val="vi-VN"/>
        </w:rPr>
        <w:t xml:space="preserve"> A</w:t>
      </w:r>
      <w:r w:rsidR="00645E1A">
        <w:rPr>
          <w:lang w:val="vi-VN"/>
        </w:rPr>
        <w:t>priori là 0.5.</w:t>
      </w:r>
      <w:r w:rsidR="00B269CD">
        <w:t xml:space="preserve"> Cuối cùng, lớp phân loại Dense cuối cùng có chiều là 28, ứng với số lượng nhãn cuối cùng sau khi xử lí ở </w:t>
      </w:r>
      <w:r w:rsidR="00B269CD">
        <w:rPr>
          <w:b/>
        </w:rPr>
        <w:t>phần 3.3</w:t>
      </w:r>
      <w:r w:rsidR="00B269CD">
        <w:t>.</w:t>
      </w:r>
    </w:p>
    <w:p w14:paraId="114EA448" w14:textId="3DD8E9C4" w:rsidR="00197ABB" w:rsidRDefault="00645E1A" w:rsidP="00144675">
      <w:pPr>
        <w:pStyle w:val="Heading2"/>
      </w:pPr>
      <w:r w:rsidRPr="00424F7F">
        <w:t>Kết quả thực nghiệm</w:t>
      </w:r>
    </w:p>
    <w:p w14:paraId="458CCA90" w14:textId="77777777" w:rsidR="00393FB8" w:rsidRPr="00393FB8" w:rsidRDefault="00393FB8" w:rsidP="00393FB8">
      <w:pPr>
        <w:rPr>
          <w:lang w:val="x-none" w:eastAsia="x-none"/>
        </w:rPr>
      </w:pPr>
    </w:p>
    <w:tbl>
      <w:tblPr>
        <w:tblStyle w:val="TableGrid"/>
        <w:tblW w:w="0" w:type="auto"/>
        <w:tblBorders>
          <w:left w:val="none" w:sz="0" w:space="0" w:color="auto"/>
        </w:tblBorders>
        <w:tblLook w:val="04A0" w:firstRow="1" w:lastRow="0" w:firstColumn="1" w:lastColumn="0" w:noHBand="0" w:noVBand="1"/>
      </w:tblPr>
      <w:tblGrid>
        <w:gridCol w:w="2977"/>
        <w:gridCol w:w="1689"/>
      </w:tblGrid>
      <w:tr w:rsidR="00E84393" w14:paraId="2EB9DD72" w14:textId="77777777" w:rsidTr="00197ABB">
        <w:tc>
          <w:tcPr>
            <w:tcW w:w="2977" w:type="dxa"/>
            <w:tcBorders>
              <w:right w:val="nil"/>
            </w:tcBorders>
          </w:tcPr>
          <w:p w14:paraId="5C1988FE" w14:textId="0F9AB9DC" w:rsidR="00E84393" w:rsidRPr="00E84393" w:rsidRDefault="00E84393" w:rsidP="00197ABB">
            <w:pPr>
              <w:ind w:firstLine="0"/>
              <w:jc w:val="center"/>
            </w:pPr>
            <w:r>
              <w:rPr>
                <w:lang w:val="vi-VN"/>
              </w:rPr>
              <w:t>Mô hình</w:t>
            </w:r>
          </w:p>
        </w:tc>
        <w:tc>
          <w:tcPr>
            <w:tcW w:w="1689" w:type="dxa"/>
            <w:tcBorders>
              <w:left w:val="nil"/>
              <w:right w:val="nil"/>
            </w:tcBorders>
          </w:tcPr>
          <w:p w14:paraId="5AA95F4C" w14:textId="6D86DBBF" w:rsidR="00E84393" w:rsidRDefault="00E84393" w:rsidP="00197ABB">
            <w:pPr>
              <w:ind w:firstLine="0"/>
              <w:jc w:val="center"/>
              <w:rPr>
                <w:lang w:val="vi-VN"/>
              </w:rPr>
            </w:pPr>
            <w:r>
              <w:rPr>
                <w:lang w:val="vi-VN"/>
              </w:rPr>
              <w:t>F1 Score (micro)</w:t>
            </w:r>
          </w:p>
        </w:tc>
      </w:tr>
      <w:tr w:rsidR="00E84393" w14:paraId="5D4E1451" w14:textId="77777777" w:rsidTr="00197ABB">
        <w:tc>
          <w:tcPr>
            <w:tcW w:w="2977" w:type="dxa"/>
            <w:tcBorders>
              <w:right w:val="nil"/>
            </w:tcBorders>
          </w:tcPr>
          <w:p w14:paraId="2B713B67" w14:textId="4CCE2B52" w:rsidR="00E84393" w:rsidRPr="00197ABB" w:rsidRDefault="00197ABB" w:rsidP="00197ABB">
            <w:pPr>
              <w:ind w:firstLine="0"/>
              <w:jc w:val="center"/>
            </w:pPr>
            <w:r>
              <w:t>AST (</w:t>
            </w:r>
            <w:r w:rsidR="003D787A">
              <w:rPr>
                <w:lang w:val="vi-VN"/>
              </w:rPr>
              <w:t>c</w:t>
            </w:r>
            <w:r>
              <w:t>ode2vec)</w:t>
            </w:r>
          </w:p>
        </w:tc>
        <w:tc>
          <w:tcPr>
            <w:tcW w:w="1689" w:type="dxa"/>
            <w:tcBorders>
              <w:left w:val="nil"/>
              <w:right w:val="nil"/>
            </w:tcBorders>
          </w:tcPr>
          <w:p w14:paraId="3200A1DB" w14:textId="380389BB" w:rsidR="00E84393" w:rsidRDefault="00756C3A" w:rsidP="00197ABB">
            <w:pPr>
              <w:ind w:firstLine="0"/>
              <w:jc w:val="center"/>
              <w:rPr>
                <w:lang w:val="vi-VN"/>
              </w:rPr>
            </w:pPr>
            <w:r>
              <w:rPr>
                <w:lang w:val="vi-VN"/>
              </w:rPr>
              <w:t>0.401</w:t>
            </w:r>
          </w:p>
        </w:tc>
      </w:tr>
      <w:tr w:rsidR="00E84393" w14:paraId="5871BF40" w14:textId="77777777" w:rsidTr="00197ABB">
        <w:tc>
          <w:tcPr>
            <w:tcW w:w="2977" w:type="dxa"/>
            <w:tcBorders>
              <w:bottom w:val="single" w:sz="4" w:space="0" w:color="000000"/>
              <w:right w:val="nil"/>
            </w:tcBorders>
          </w:tcPr>
          <w:p w14:paraId="176E4563" w14:textId="52BB9B35" w:rsidR="00E84393" w:rsidRPr="00197ABB" w:rsidRDefault="00197ABB" w:rsidP="00197ABB">
            <w:pPr>
              <w:ind w:firstLine="0"/>
              <w:jc w:val="center"/>
            </w:pPr>
            <w:r>
              <w:t>CPG (mocktail)</w:t>
            </w:r>
          </w:p>
        </w:tc>
        <w:tc>
          <w:tcPr>
            <w:tcW w:w="1689" w:type="dxa"/>
            <w:tcBorders>
              <w:left w:val="nil"/>
              <w:bottom w:val="single" w:sz="4" w:space="0" w:color="000000"/>
              <w:right w:val="nil"/>
            </w:tcBorders>
          </w:tcPr>
          <w:p w14:paraId="7C68B842" w14:textId="24E29CE9" w:rsidR="00E84393" w:rsidRDefault="00424F7F" w:rsidP="00197ABB">
            <w:pPr>
              <w:ind w:firstLine="0"/>
              <w:jc w:val="center"/>
              <w:rPr>
                <w:lang w:val="vi-VN"/>
              </w:rPr>
            </w:pPr>
            <w:r>
              <w:rPr>
                <w:lang w:val="vi-VN"/>
              </w:rPr>
              <w:t>0.4</w:t>
            </w:r>
            <w:r w:rsidR="00614DF9">
              <w:rPr>
                <w:lang w:val="vi-VN"/>
              </w:rPr>
              <w:t>2</w:t>
            </w:r>
            <w:r w:rsidR="00756C3A">
              <w:rPr>
                <w:lang w:val="vi-VN"/>
              </w:rPr>
              <w:t>6</w:t>
            </w:r>
          </w:p>
        </w:tc>
      </w:tr>
      <w:tr w:rsidR="00E84393" w14:paraId="348CB0D0" w14:textId="77777777" w:rsidTr="00197ABB">
        <w:tc>
          <w:tcPr>
            <w:tcW w:w="2977" w:type="dxa"/>
            <w:tcBorders>
              <w:bottom w:val="nil"/>
              <w:right w:val="nil"/>
            </w:tcBorders>
          </w:tcPr>
          <w:p w14:paraId="1EC2DD15" w14:textId="2EBD30D5" w:rsidR="00E84393" w:rsidRPr="00197ABB" w:rsidRDefault="00197ABB" w:rsidP="00197ABB">
            <w:pPr>
              <w:ind w:firstLine="0"/>
              <w:jc w:val="center"/>
            </w:pPr>
            <w:r>
              <w:t>CPG + Sou</w:t>
            </w:r>
            <w:r w:rsidR="003D787A">
              <w:rPr>
                <w:lang w:val="vi-VN"/>
              </w:rPr>
              <w:t>r</w:t>
            </w:r>
            <w:r>
              <w:t>ce Code</w:t>
            </w:r>
          </w:p>
        </w:tc>
        <w:tc>
          <w:tcPr>
            <w:tcW w:w="1689" w:type="dxa"/>
            <w:tcBorders>
              <w:left w:val="nil"/>
              <w:bottom w:val="nil"/>
              <w:right w:val="nil"/>
            </w:tcBorders>
          </w:tcPr>
          <w:p w14:paraId="34A83882" w14:textId="24AA6579" w:rsidR="00E84393" w:rsidRDefault="00614DF9" w:rsidP="00197ABB">
            <w:pPr>
              <w:ind w:firstLine="0"/>
              <w:jc w:val="center"/>
              <w:rPr>
                <w:lang w:val="vi-VN"/>
              </w:rPr>
            </w:pPr>
            <w:r>
              <w:rPr>
                <w:lang w:val="vi-VN"/>
              </w:rPr>
              <w:t>0.44</w:t>
            </w:r>
            <w:r w:rsidR="00756C3A">
              <w:rPr>
                <w:lang w:val="vi-VN"/>
              </w:rPr>
              <w:t>1</w:t>
            </w:r>
          </w:p>
        </w:tc>
      </w:tr>
    </w:tbl>
    <w:p w14:paraId="1A124723" w14:textId="4A3FC92E" w:rsidR="00756C3A" w:rsidRPr="002C6B54" w:rsidRDefault="00197ABB" w:rsidP="00756C3A">
      <w:pPr>
        <w:ind w:firstLine="0"/>
        <w:rPr>
          <w:lang w:val="vi-VN"/>
        </w:rPr>
      </w:pPr>
      <w:r>
        <w:rPr>
          <w:lang w:val="vi-VN"/>
        </w:rPr>
        <w:tab/>
        <w:t xml:space="preserve">Qua kết quả thực nghiệm, đồ thị ngữ nghĩa CFG </w:t>
      </w:r>
      <w:r w:rsidR="00872015">
        <w:rPr>
          <w:lang w:val="vi-VN"/>
        </w:rPr>
        <w:t>v</w:t>
      </w:r>
      <w:r>
        <w:rPr>
          <w:lang w:val="vi-VN"/>
        </w:rPr>
        <w:t>à PDG giúp mô hình cải thiện hiệu suất so với mô hình chỉ có đầu vào là cây AST. Mô hình</w:t>
      </w:r>
      <w:r w:rsidR="00756C3A">
        <w:rPr>
          <w:lang w:val="vi-VN"/>
        </w:rPr>
        <w:t xml:space="preserve"> CPG + Source Code </w:t>
      </w:r>
      <w:r w:rsidR="00872015">
        <w:rPr>
          <w:lang w:val="vi-VN"/>
        </w:rPr>
        <w:t xml:space="preserve">có F1 Score micro cao nhất là </w:t>
      </w:r>
      <w:r w:rsidR="00756C3A">
        <w:rPr>
          <w:lang w:val="vi-VN"/>
        </w:rPr>
        <w:t xml:space="preserve">0.441 </w:t>
      </w:r>
      <w:r w:rsidR="00872015">
        <w:rPr>
          <w:lang w:val="vi-VN"/>
        </w:rPr>
        <w:t>so với những mô hình còn lại.</w:t>
      </w:r>
    </w:p>
    <w:p w14:paraId="4CD8417E" w14:textId="4BB16438" w:rsidR="00756C3A" w:rsidRPr="00756C3A" w:rsidRDefault="00C973E6" w:rsidP="00756C3A">
      <w:pPr>
        <w:pStyle w:val="Heading1"/>
        <w:rPr>
          <w:lang w:val="vi-VN"/>
        </w:rPr>
      </w:pPr>
      <w:r>
        <w:rPr>
          <w:lang w:val="vi-VN"/>
        </w:rPr>
        <w:t>Kết luận</w:t>
      </w:r>
    </w:p>
    <w:p w14:paraId="0DF18A03" w14:textId="4301082C" w:rsidR="00680995" w:rsidRPr="00E50223" w:rsidRDefault="00197ABB" w:rsidP="00197ABB">
      <w:r>
        <w:rPr>
          <w:lang w:val="vi-VN"/>
        </w:rPr>
        <w:t>Trong nghiên cứu</w:t>
      </w:r>
      <w:r w:rsidR="00BB73C7">
        <w:rPr>
          <w:lang w:val="vi-VN"/>
        </w:rPr>
        <w:t xml:space="preserve"> này, chúng tôi đã xây dựng</w:t>
      </w:r>
      <w:r w:rsidR="00E50223">
        <w:t xml:space="preserve"> thành công</w:t>
      </w:r>
      <w:r w:rsidR="00BB73C7">
        <w:rPr>
          <w:lang w:val="vi-VN"/>
        </w:rPr>
        <w:t xml:space="preserve"> mô hình phân loại đa nhãn các vấn đề lập trình thi đấu với kết quả mà chúng tôi nghĩ là ổn với số lượng nhãn lớn và bộ dữ liệu mất cân bằng. </w:t>
      </w:r>
      <w:r w:rsidR="00E50223">
        <w:t xml:space="preserve">Trong tương lai, việc thu thập dữ liệu là rất quan trọng. </w:t>
      </w:r>
      <w:r w:rsidR="00BB73C7">
        <w:rPr>
          <w:lang w:val="vi-VN"/>
        </w:rPr>
        <w:t>Chúng tôi tin rằng mô hình sẽ cho dự đoán tốt hơn với bộ dữ liệu lớn</w:t>
      </w:r>
      <w:r w:rsidR="00E50223">
        <w:t>, cân bằng</w:t>
      </w:r>
      <w:r w:rsidR="00BB73C7">
        <w:rPr>
          <w:lang w:val="vi-VN"/>
        </w:rPr>
        <w:t xml:space="preserve"> và bao quát hơn và là một bước đệm cho những nghiên cứu sau này trong phân tích ngữ nghĩa của mã nguồn.</w:t>
      </w:r>
      <w:r w:rsidR="00E50223">
        <w:t xml:space="preserve"> </w:t>
      </w:r>
    </w:p>
    <w:p w14:paraId="77CC0F38" w14:textId="77777777" w:rsidR="005366A9" w:rsidRDefault="008343C2" w:rsidP="005366A9">
      <w:pPr>
        <w:pStyle w:val="11TiliuthamkhoTiu"/>
      </w:pPr>
      <w:r>
        <w:t>Tài liệu tham khảo</w:t>
      </w:r>
    </w:p>
    <w:p w14:paraId="4B3AD52C" w14:textId="4359FF50" w:rsidR="00143C64" w:rsidRPr="003F0553" w:rsidRDefault="00143C64" w:rsidP="003F0553">
      <w:pPr>
        <w:pStyle w:val="10TiliuthamkhoNidung"/>
      </w:pPr>
      <w:bookmarkStart w:id="35" w:name="references"/>
      <w:r w:rsidRPr="003F0553">
        <w:t>Alon, U., Zilberstein, M., Levy, O., &amp; Yahav, E. (2019). code2vec: Learning distributed representations of code.</w:t>
      </w:r>
      <w:r w:rsidRPr="003F0553">
        <w:rPr>
          <w:rStyle w:val="apple-converted-space"/>
        </w:rPr>
        <w:t> </w:t>
      </w:r>
      <w:r w:rsidRPr="003F0553">
        <w:t>Proceedings of the ACM on Programming Languages,</w:t>
      </w:r>
      <w:r w:rsidRPr="003F0553">
        <w:rPr>
          <w:rStyle w:val="apple-converted-space"/>
        </w:rPr>
        <w:t> </w:t>
      </w:r>
      <w:r w:rsidRPr="003F0553">
        <w:t>3(POPL), 1-29.</w:t>
      </w:r>
    </w:p>
    <w:p w14:paraId="72E31851" w14:textId="74755251" w:rsidR="00143C64" w:rsidRPr="003F0553" w:rsidRDefault="00143C64" w:rsidP="003F0553">
      <w:pPr>
        <w:pStyle w:val="10TiliuthamkhoNidung"/>
      </w:pPr>
      <w:bookmarkStart w:id="36" w:name="references2"/>
      <w:bookmarkEnd w:id="35"/>
      <w:r w:rsidRPr="003F0553">
        <w:t>Vagavolu, D., Swarna, K. C., &amp; Chimalakonda, S. (2021, November). A Mocktail of Source Code Representations. In</w:t>
      </w:r>
      <w:r w:rsidRPr="003F0553">
        <w:rPr>
          <w:rStyle w:val="apple-converted-space"/>
        </w:rPr>
        <w:t> </w:t>
      </w:r>
      <w:r w:rsidRPr="003F0553">
        <w:t>2021 36th IEEE/ACM International Conference on Automated Software Engineering (ASE)</w:t>
      </w:r>
      <w:r w:rsidRPr="003F0553">
        <w:rPr>
          <w:rStyle w:val="apple-converted-space"/>
        </w:rPr>
        <w:t> </w:t>
      </w:r>
      <w:r w:rsidRPr="003F0553">
        <w:t>(pp. 1296-1300). IEEE.</w:t>
      </w:r>
    </w:p>
    <w:p w14:paraId="5EEE4863" w14:textId="6E9AC466" w:rsidR="00143C64" w:rsidRPr="003F0553" w:rsidRDefault="00143C64" w:rsidP="003F0553">
      <w:pPr>
        <w:pStyle w:val="10TiliuthamkhoNidung"/>
      </w:pPr>
      <w:bookmarkStart w:id="37" w:name="references3"/>
      <w:bookmarkEnd w:id="36"/>
      <w:r w:rsidRPr="003F0553">
        <w:t>Yamaguchi, F., Golde, N., Arp, D., &amp; Rieck, K. (2014, May). Modeling and discovering vulnerabilities with code property graphs. In</w:t>
      </w:r>
      <w:r w:rsidRPr="003F0553">
        <w:rPr>
          <w:rStyle w:val="apple-converted-space"/>
        </w:rPr>
        <w:t> </w:t>
      </w:r>
      <w:r w:rsidRPr="003F0553">
        <w:t xml:space="preserve">2014 IEEE Symposium on Security and </w:t>
      </w:r>
      <w:proofErr w:type="gramStart"/>
      <w:r w:rsidRPr="003F0553">
        <w:t>Privacy(</w:t>
      </w:r>
      <w:proofErr w:type="gramEnd"/>
      <w:r w:rsidRPr="003F0553">
        <w:t>pp. 590-604). IEEE.</w:t>
      </w:r>
    </w:p>
    <w:p w14:paraId="05A4797E" w14:textId="7AF93C0D" w:rsidR="00FA1B4E" w:rsidRPr="003F0553" w:rsidRDefault="00FA1B4E" w:rsidP="003F0553">
      <w:pPr>
        <w:pStyle w:val="10TiliuthamkhoNidung"/>
      </w:pPr>
      <w:bookmarkStart w:id="38" w:name="references4"/>
      <w:bookmarkEnd w:id="37"/>
      <w:r w:rsidRPr="003F0553">
        <w:t>Iacob, R. C. A., Monea, V. C., Rădulescu, D., Ceapă, A. F., Rebedea, T., &amp; Trăușan-Matu, Ș. (2020). AlgoLabel: A Large Dataset for Multi-Label Classification of Algorithmic Challenges.</w:t>
      </w:r>
      <w:r w:rsidRPr="003F0553">
        <w:rPr>
          <w:rStyle w:val="apple-converted-space"/>
        </w:rPr>
        <w:t> </w:t>
      </w:r>
      <w:r w:rsidRPr="003F0553">
        <w:t>Mathematics,</w:t>
      </w:r>
      <w:r w:rsidRPr="003F0553">
        <w:rPr>
          <w:rStyle w:val="apple-converted-space"/>
        </w:rPr>
        <w:t> </w:t>
      </w:r>
      <w:r w:rsidRPr="003F0553">
        <w:t>8(11), 1995.</w:t>
      </w:r>
    </w:p>
    <w:p w14:paraId="4EFEB955" w14:textId="31DCCEB8" w:rsidR="00FA1B4E" w:rsidRPr="003F0553" w:rsidRDefault="00FA1B4E" w:rsidP="003F0553">
      <w:pPr>
        <w:pStyle w:val="10TiliuthamkhoNidung"/>
      </w:pPr>
      <w:bookmarkStart w:id="39" w:name="references5"/>
      <w:bookmarkEnd w:id="38"/>
      <w:r w:rsidRPr="003F0553">
        <w:t>Iancu, B., Mazzola, G., Psarakis, K., &amp; Soilis, P. (2019). Multi-label Classification for Automatic Tag Prediction in the Context of Programming Challenges.</w:t>
      </w:r>
      <w:r w:rsidRPr="003F0553">
        <w:rPr>
          <w:rStyle w:val="apple-converted-space"/>
        </w:rPr>
        <w:t> </w:t>
      </w:r>
      <w:r w:rsidRPr="003F0553">
        <w:t>arXiv preprint arXiv:1911.12224.</w:t>
      </w:r>
    </w:p>
    <w:p w14:paraId="40AD34DF" w14:textId="1C98DA9E" w:rsidR="00FA1B4E" w:rsidRPr="003F0553" w:rsidRDefault="00FA1B4E" w:rsidP="003F0553">
      <w:pPr>
        <w:pStyle w:val="10TiliuthamkhoNidung"/>
      </w:pPr>
      <w:bookmarkStart w:id="40" w:name="references6"/>
      <w:bookmarkEnd w:id="39"/>
      <w:r w:rsidRPr="003F0553">
        <w:t>Lin, T. Y., Goyal, P., Girshick, R., He, K., &amp; Dollár, P. (2017). Focal loss for dense object detection. In</w:t>
      </w:r>
      <w:r w:rsidRPr="003F0553">
        <w:rPr>
          <w:rStyle w:val="apple-converted-space"/>
        </w:rPr>
        <w:t> </w:t>
      </w:r>
      <w:r w:rsidRPr="003F0553">
        <w:t>Proceedings of the IEEE international conference on computer vision</w:t>
      </w:r>
      <w:r w:rsidRPr="003F0553">
        <w:rPr>
          <w:rStyle w:val="apple-converted-space"/>
        </w:rPr>
        <w:t> </w:t>
      </w:r>
      <w:r w:rsidRPr="003F0553">
        <w:t>(pp. 2980-2988).</w:t>
      </w:r>
    </w:p>
    <w:p w14:paraId="31598482" w14:textId="1D493188" w:rsidR="00FA1B4E" w:rsidRPr="003F0553" w:rsidRDefault="00FA1B4E" w:rsidP="003F0553">
      <w:pPr>
        <w:pStyle w:val="10TiliuthamkhoNidung"/>
      </w:pPr>
      <w:bookmarkStart w:id="41" w:name="references7"/>
      <w:bookmarkEnd w:id="40"/>
      <w:r w:rsidRPr="003F0553">
        <w:t>Al-Maolegi, M., &amp; Arkok, B. (2014). An improved Apriori algorithm for association rules.</w:t>
      </w:r>
      <w:r w:rsidRPr="003F0553">
        <w:rPr>
          <w:rStyle w:val="apple-converted-space"/>
        </w:rPr>
        <w:t> </w:t>
      </w:r>
      <w:r w:rsidRPr="003F0553">
        <w:t>arXiv preprint arXiv:1403.3948.</w:t>
      </w:r>
    </w:p>
    <w:p w14:paraId="523D4AA3" w14:textId="5511D53C" w:rsidR="00FA1B4E" w:rsidRDefault="00E238E3" w:rsidP="00E238E3">
      <w:pPr>
        <w:pStyle w:val="10TiliuthamkhoNidung"/>
        <w:rPr>
          <w:shd w:val="clear" w:color="auto" w:fill="FFFFFF"/>
        </w:rPr>
      </w:pPr>
      <w:bookmarkStart w:id="42" w:name="references8"/>
      <w:bookmarkEnd w:id="41"/>
      <w:r>
        <w:rPr>
          <w:shd w:val="clear" w:color="auto" w:fill="FFFFFF"/>
        </w:rPr>
        <w:t>Vaswani, A., Shazeer, N., Parmar, N., Uszkoreit, J., Jones, L., Gomez, A. N., ... &amp; Polosukhin, I. (2017). Attention is all you need.</w:t>
      </w:r>
      <w:r>
        <w:rPr>
          <w:rStyle w:val="apple-converted-space"/>
          <w:rFonts w:ascii="Arial" w:hAnsi="Arial" w:cs="Arial"/>
          <w:color w:val="222222"/>
          <w:sz w:val="20"/>
          <w:szCs w:val="20"/>
          <w:shd w:val="clear" w:color="auto" w:fill="FFFFFF"/>
        </w:rPr>
        <w:t> </w:t>
      </w:r>
      <w:r>
        <w:rPr>
          <w:i/>
          <w:iCs/>
        </w:rPr>
        <w:t>Advances in neural information processing systems</w:t>
      </w:r>
      <w:r>
        <w:rPr>
          <w:shd w:val="clear" w:color="auto" w:fill="FFFFFF"/>
        </w:rPr>
        <w:t>,</w:t>
      </w:r>
      <w:r>
        <w:rPr>
          <w:rStyle w:val="apple-converted-space"/>
          <w:rFonts w:ascii="Arial" w:hAnsi="Arial" w:cs="Arial"/>
          <w:color w:val="222222"/>
          <w:sz w:val="20"/>
          <w:szCs w:val="20"/>
          <w:shd w:val="clear" w:color="auto" w:fill="FFFFFF"/>
        </w:rPr>
        <w:t> </w:t>
      </w:r>
      <w:r>
        <w:rPr>
          <w:i/>
          <w:iCs/>
        </w:rPr>
        <w:t>30</w:t>
      </w:r>
      <w:r>
        <w:rPr>
          <w:shd w:val="clear" w:color="auto" w:fill="FFFFFF"/>
        </w:rPr>
        <w:t>.</w:t>
      </w:r>
    </w:p>
    <w:p w14:paraId="282E4A2C" w14:textId="38530D46" w:rsidR="00E238E3" w:rsidRDefault="00E238E3" w:rsidP="00E238E3">
      <w:pPr>
        <w:pStyle w:val="10TiliuthamkhoNidung"/>
        <w:rPr>
          <w:shd w:val="clear" w:color="auto" w:fill="FFFFFF"/>
        </w:rPr>
      </w:pPr>
      <w:bookmarkStart w:id="43" w:name="references9"/>
      <w:r>
        <w:rPr>
          <w:shd w:val="clear" w:color="auto" w:fill="FFFFFF"/>
        </w:rPr>
        <w:t>A. Mullen, L., Benoit, K., Keyes, O., Selivanov, D., &amp; Arnold, J. (2018). Fast, consistent tokenization of natural language text.</w:t>
      </w:r>
      <w:r>
        <w:rPr>
          <w:rStyle w:val="apple-converted-space"/>
          <w:rFonts w:ascii="Arial" w:hAnsi="Arial" w:cs="Arial"/>
          <w:color w:val="222222"/>
          <w:sz w:val="20"/>
          <w:szCs w:val="20"/>
          <w:shd w:val="clear" w:color="auto" w:fill="FFFFFF"/>
        </w:rPr>
        <w:t> </w:t>
      </w:r>
      <w:r>
        <w:rPr>
          <w:i/>
          <w:iCs/>
        </w:rPr>
        <w:t xml:space="preserve">Journal of </w:t>
      </w:r>
      <w:proofErr w:type="gramStart"/>
      <w:r>
        <w:rPr>
          <w:i/>
          <w:iCs/>
        </w:rPr>
        <w:t>Open Source</w:t>
      </w:r>
      <w:proofErr w:type="gramEnd"/>
      <w:r>
        <w:rPr>
          <w:i/>
          <w:iCs/>
        </w:rPr>
        <w:t xml:space="preserve"> Software</w:t>
      </w:r>
      <w:r>
        <w:rPr>
          <w:shd w:val="clear" w:color="auto" w:fill="FFFFFF"/>
        </w:rPr>
        <w:t>,</w:t>
      </w:r>
      <w:r>
        <w:rPr>
          <w:rStyle w:val="apple-converted-space"/>
          <w:rFonts w:ascii="Arial" w:hAnsi="Arial" w:cs="Arial"/>
          <w:color w:val="222222"/>
          <w:sz w:val="20"/>
          <w:szCs w:val="20"/>
          <w:shd w:val="clear" w:color="auto" w:fill="FFFFFF"/>
        </w:rPr>
        <w:t> </w:t>
      </w:r>
      <w:r>
        <w:rPr>
          <w:i/>
          <w:iCs/>
        </w:rPr>
        <w:t>3</w:t>
      </w:r>
      <w:r>
        <w:rPr>
          <w:shd w:val="clear" w:color="auto" w:fill="FFFFFF"/>
        </w:rPr>
        <w:t>(23), 655.</w:t>
      </w:r>
    </w:p>
    <w:p w14:paraId="53C98793" w14:textId="1332D1F6" w:rsidR="00144675" w:rsidRPr="00E238E3" w:rsidRDefault="00144675" w:rsidP="00144675">
      <w:pPr>
        <w:pStyle w:val="10TiliuthamkhoNidung"/>
      </w:pPr>
      <w:bookmarkStart w:id="44" w:name="references10"/>
      <w:r>
        <w:rPr>
          <w:shd w:val="clear" w:color="auto" w:fill="FFFFFF"/>
        </w:rPr>
        <w:t>Sechidis, K., Tsoumakas, G., &amp; Vlahavas, I. (2011, September). On the stratification of multi-label data. In</w:t>
      </w:r>
      <w:r>
        <w:rPr>
          <w:rStyle w:val="apple-converted-space"/>
          <w:rFonts w:ascii="Arial" w:hAnsi="Arial" w:cs="Arial"/>
          <w:color w:val="222222"/>
          <w:sz w:val="20"/>
          <w:szCs w:val="20"/>
          <w:shd w:val="clear" w:color="auto" w:fill="FFFFFF"/>
        </w:rPr>
        <w:t> </w:t>
      </w:r>
      <w:r>
        <w:rPr>
          <w:i/>
          <w:iCs/>
        </w:rPr>
        <w:t>Joint European Conference on Machine Learning and Knowledge Discovery in Databases</w:t>
      </w:r>
      <w:r>
        <w:rPr>
          <w:rStyle w:val="apple-converted-space"/>
          <w:rFonts w:ascii="Arial" w:hAnsi="Arial" w:cs="Arial"/>
          <w:color w:val="222222"/>
          <w:sz w:val="20"/>
          <w:szCs w:val="20"/>
          <w:shd w:val="clear" w:color="auto" w:fill="FFFFFF"/>
        </w:rPr>
        <w:t> </w:t>
      </w:r>
      <w:r>
        <w:rPr>
          <w:shd w:val="clear" w:color="auto" w:fill="FFFFFF"/>
        </w:rPr>
        <w:t>(pp. 145-158). Springer, Berlin, Heidelberg.</w:t>
      </w:r>
    </w:p>
    <w:bookmarkEnd w:id="44"/>
    <w:p w14:paraId="653105A0" w14:textId="77777777" w:rsidR="00144675" w:rsidRPr="00144675" w:rsidRDefault="00144675" w:rsidP="00144675"/>
    <w:bookmarkEnd w:id="42"/>
    <w:bookmarkEnd w:id="43"/>
    <w:p w14:paraId="2F07A4DC" w14:textId="77777777" w:rsidR="00FA1B4E" w:rsidRPr="00FA1B4E" w:rsidRDefault="00FA1B4E" w:rsidP="00FA1B4E"/>
    <w:p w14:paraId="418DF257" w14:textId="77777777" w:rsidR="00FA1B4E" w:rsidRDefault="00FA1B4E" w:rsidP="00FA1B4E"/>
    <w:p w14:paraId="58A7099D" w14:textId="1AE49A43" w:rsidR="00FA1B4E" w:rsidRPr="00FA1B4E" w:rsidRDefault="00FA1B4E" w:rsidP="00FA1B4E">
      <w:pPr>
        <w:sectPr w:rsidR="00FA1B4E" w:rsidRPr="00FA1B4E" w:rsidSect="003D787A">
          <w:type w:val="continuous"/>
          <w:pgSz w:w="11909" w:h="16834" w:code="9"/>
          <w:pgMar w:top="851" w:right="851" w:bottom="851" w:left="1418" w:header="288" w:footer="288" w:gutter="0"/>
          <w:cols w:num="2" w:space="270"/>
          <w:docGrid w:linePitch="360"/>
        </w:sectPr>
      </w:pPr>
    </w:p>
    <w:p w14:paraId="1B28AB1F" w14:textId="4F979EFE" w:rsidR="005A7227" w:rsidRPr="00BB73C7" w:rsidRDefault="005A7227" w:rsidP="00BB73C7">
      <w:pPr>
        <w:ind w:firstLine="0"/>
        <w:rPr>
          <w:lang w:val="vi-VN"/>
        </w:rPr>
      </w:pPr>
    </w:p>
    <w:sectPr w:rsidR="005A7227" w:rsidRPr="00BB73C7" w:rsidSect="00601AA5">
      <w:type w:val="continuous"/>
      <w:pgSz w:w="11909" w:h="16834" w:code="9"/>
      <w:pgMar w:top="851" w:right="851" w:bottom="851" w:left="1418" w:header="288" w:footer="288" w:gutter="0"/>
      <w:cols w:space="284"/>
      <w:docGrid w:linePitch="360"/>
    </w:sectPr>
  </w:body>
</w:document>
</file>

<file path=word/customizations.xml><?xml version="1.0" encoding="utf-8"?>
<wne:tcg xmlns:r="http://schemas.openxmlformats.org/officeDocument/2006/relationships" xmlns:wne="http://schemas.microsoft.com/office/word/2006/wordml">
  <wne:keymaps>
    <wne:keymap wne:kcmPrimary="034E">
      <wne:acd wne:acdName="acd1"/>
    </wne:keymap>
    <wne:keymap wne:kcmPrimary="0430">
      <wne:acd wne:acdName="acd32"/>
    </wne:keymap>
    <wne:keymap wne:kcmPrimary="0431">
      <wne:acd wne:acdName="acd26"/>
    </wne:keymap>
    <wne:keymap wne:kcmPrimary="0432">
      <wne:acd wne:acdName="acd27"/>
    </wne:keymap>
    <wne:keymap wne:kcmPrimary="0433">
      <wne:acd wne:acdName="acd28"/>
    </wne:keymap>
    <wne:keymap wne:kcmPrimary="0434">
      <wne:acd wne:acdName="acd29"/>
    </wne:keymap>
    <wne:keymap wne:kcmPrimary="0435">
      <wne:acd wne:acdName="acd30"/>
    </wne:keymap>
    <wne:keymap wne:kcmPrimary="0436">
      <wne:acd wne:acdName="acd2"/>
    </wne:keymap>
    <wne:keymap wne:kcmPrimary="0437">
      <wne:acd wne:acdName="acd3"/>
    </wne:keymap>
    <wne:keymap wne:kcmPrimary="0438">
      <wne:acd wne:acdName="acd5"/>
    </wne:keymap>
    <wne:keymap wne:kcmPrimary="0439">
      <wne:acd wne:acdName="acd6"/>
    </wne:keymap>
    <wne:keymap wne:kcmPrimary="0443">
      <wne:acd wne:acdName="acd10"/>
    </wne:keymap>
    <wne:keymap wne:kcmPrimary="0448">
      <wne:acd wne:acdName="acd0"/>
    </wne:keymap>
    <wne:keymap wne:kcmPrimary="0454">
      <wne:acd wne:acdName="acd3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Manifest>
  </wne:toolbars>
  <wne:acds>
    <wne:acd wne:argValue="AgBAACAAQwBoAPoAIAB0AGgA7QBjAGgAIABoAOwAbgBoAA==" wne:acdName="acd0" wne:fciIndexBasedOn="0065"/>
    <wne:acd wne:argValue="AQAAAAAA" wne:acdName="acd1" wne:fciIndexBasedOn="0065"/>
    <wne:acd wne:argValue="AQAAAAEA" wne:acdName="acd2" wne:fciIndexBasedOn="0065"/>
    <wne:acd wne:argValue="AQAAAAIA" wne:acdName="acd3" wne:fciIndexBasedOn="0065"/>
    <wne:acd wne:argValue="AgBAADEAMQAgAFQA4ABpACAAbABpAMcedQAgAHQAaABhAG0AIABrAGgAox5vACAAKABUAGkA6gB1&#13;&#10;ACAAEQHBHikA" wne:acdName="acd4" wne:fciIndexBasedOn="0065"/>
    <wne:acd wne:argValue="AQAAAAMA" wne:acdName="acd5" wne:fciIndexBasedOn="0065"/>
    <wne:acd wne:argValue="AQAAAAQA" wne:acdName="acd6" wne:fciIndexBasedOn="0065"/>
    <wne:acd wne:argValue="AgBAADEAMQAgAFQA4ABpACAAbABpAMcedQAgAHQAaABhAG0AIABrAGgAox5vACAAKABUAGkA6gB1&#13;&#10;ACAAEQHBHikA" wne:acdName="acd7" wne:fciIndexBasedOn="0065"/>
    <wne:acd wne:argValue="AgBAADEAMQAgAFQA4ABpACAAbABpAMcedQAgAHQAaABhAG0AIABrAGgAox5vACAAKABUAGkA6gB1&#13;&#10;ACAAEQHBHikA" wne:acdName="acd8" wne:fciIndexBasedOn="0065"/>
    <wne:acd wne:argValue="AgBAADEAMQAgAFQA4ABpACAAbABpAMcedQAgAHQAaABhAG0AIABrAGgAox5vACAAKABUAGkA6gB1&#13;&#10;ACAAEQHBHikA" wne:acdName="acd9" wne:fciIndexBasedOn="0065"/>
    <wne:acd wne:argValue="AQAAACIA" wne:acdName="acd10" wne:fciIndexBasedOn="0065"/>
    <wne:acd wne:argValue="AQAAACIA" wne:acdName="acd11" wne:fciIndexBasedOn="0065"/>
    <wne:acd wne:argValue="AQAAACI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cdName="acd22" wne:fciIndexBasedOn="0065"/>
    <wne:acd wne:acdName="acd23" wne:fciIndexBasedOn="0065"/>
    <wne:acd wne:acdName="acd24" wne:fciIndexBasedOn="0065"/>
    <wne:acd wne:acdName="acd25" wne:fciIndexBasedOn="0065"/>
    <wne:acd wne:argValue="AgBAADAAMQAgAFQAaQDqAHUAIAARAcEeIABiAOAAaQAgAGIA4QBvACAAKABWAGkAZQB0AG4AYQBt&#13;&#10;ACkA" wne:acdName="acd26" wne:fciIndexBasedOn="0065"/>
    <wne:acd wne:argValue="AgBAADAAMgAgAFQAaQDqAHUAIAARAcEeIABiAOAAaQAgAGIA4QBvACAAKABFAG4AZwBsAGkAcwBo&#13;&#10;ACkA" wne:acdName="acd27" wne:fciIndexBasedOn="0065"/>
    <wne:acd wne:argValue="AgBAADAAMwAgAFQA6gBuACAAdADhAGMAIABnAGkAox4gAGIA4ABpACAAYgDhAG8A" wne:acdName="acd28" wne:fciIndexBasedOn="0065"/>
    <wne:acd wne:argValue="AgBAADAANAAgABABoQFuACAAdgDLHiAAYwD0AG4AZwAgAHQA4QBjACAAYwDnHmEAIAB0AOEAYwAg&#13;&#10;AGcAaQCjHg==" wne:acdName="acd29" wne:fciIndexBasedOn="0065"/>
    <wne:acd wne:argValue="AgBAADAANQAgAFQA8wBtACAAdACvHnQAIAAtACAAQQBiAHMAdAByAGEAYwB0AA==" wne:acdName="acd30" wne:fciIndexBasedOn="0065"/>
    <wne:acd wne:argValue="AgBAADEAMAAgAFQA4ABpACAAbABpAMcedQAgAHQAaABhAG0AIABrAGgAox5vACAAKABOANkeaQAg&#13;&#10;AGQAdQBuAGcAKQA=" wne:acdName="acd31" wne:fciIndexBasedOn="0065"/>
    <wne:acd wne:argValue="AgBAADEAMQAgAFQA4ABpACAAbABpAMcedQAgAHQAaABhAG0AIABrAGgAox5vACAAKABUAGkA6gB1&#13;&#10;ACAAEQHBHikA" wne:acdName="acd3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7E032" w14:textId="77777777" w:rsidR="0043455C" w:rsidRDefault="0043455C">
      <w:r>
        <w:separator/>
      </w:r>
    </w:p>
  </w:endnote>
  <w:endnote w:type="continuationSeparator" w:id="0">
    <w:p w14:paraId="322B6686" w14:textId="77777777" w:rsidR="0043455C" w:rsidRDefault="0043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503076CB-4769-8049-86EB-4E50BF4F4663}"/>
    <w:embedBold r:id="rId2" w:fontKey="{5C45F3D9-FBC1-C640-BC87-3DFF93773268}"/>
    <w:embedItalic r:id="rId3" w:fontKey="{2411D6F2-9CC0-8646-B239-F9972C6F5753}"/>
    <w:embedBoldItalic r:id="rId4" w:fontKey="{5A191A4C-BAE7-7E42-8497-FCC2D42B3F58}"/>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embedRegular r:id="rId5" w:subsetted="1" w:fontKey="{D71C4C15-DBDB-3940-A2FE-02CA8C8B0D80}"/>
  </w:font>
  <w:font w:name="VNtimes new roman">
    <w:altName w:val="Courier New"/>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VnTime">
    <w:altName w:val="Courier New"/>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embedRegular r:id="rId6" w:fontKey="{2E836278-1844-5141-9174-52FBD70D8D93}"/>
    <w:embedBold r:id="rId7" w:fontKey="{695482EB-543F-324C-AC85-6B9063E59419}"/>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embedRegular r:id="rId8" w:fontKey="{AF0F6916-F1AF-6B4C-B770-3324CE59A19C}"/>
    <w:embedItalic r:id="rId9" w:fontKey="{DB8A7C9E-3A6D-2B4C-BE51-B7AE3C7376C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0192180"/>
      <w:docPartObj>
        <w:docPartGallery w:val="Page Numbers (Bottom of Page)"/>
        <w:docPartUnique/>
      </w:docPartObj>
    </w:sdtPr>
    <w:sdtEndPr>
      <w:rPr>
        <w:noProof/>
        <w:sz w:val="18"/>
        <w:szCs w:val="18"/>
      </w:rPr>
    </w:sdtEndPr>
    <w:sdtContent>
      <w:p w14:paraId="3AC9ED59" w14:textId="77777777" w:rsidR="00601AA5" w:rsidRDefault="00601AA5">
        <w:pPr>
          <w:pStyle w:val="Footer"/>
          <w:jc w:val="center"/>
        </w:pPr>
        <w:r>
          <w:rPr>
            <w:noProof/>
          </w:rPr>
          <mc:AlternateContent>
            <mc:Choice Requires="wps">
              <w:drawing>
                <wp:anchor distT="0" distB="0" distL="114300" distR="114300" simplePos="0" relativeHeight="251660288" behindDoc="0" locked="0" layoutInCell="1" allowOverlap="1" wp14:anchorId="5046E05A" wp14:editId="4A19C093">
                  <wp:simplePos x="0" y="0"/>
                  <wp:positionH relativeFrom="column">
                    <wp:posOffset>-6375</wp:posOffset>
                  </wp:positionH>
                  <wp:positionV relativeFrom="paragraph">
                    <wp:posOffset>61773</wp:posOffset>
                  </wp:positionV>
                  <wp:extent cx="6108192" cy="0"/>
                  <wp:effectExtent l="0" t="0" r="26035" b="19050"/>
                  <wp:wrapNone/>
                  <wp:docPr id="3" name="Straight Connector 3"/>
                  <wp:cNvGraphicFramePr/>
                  <a:graphic xmlns:a="http://schemas.openxmlformats.org/drawingml/2006/main">
                    <a:graphicData uri="http://schemas.microsoft.com/office/word/2010/wordprocessingShape">
                      <wps:wsp>
                        <wps:cNvCnPr/>
                        <wps:spPr>
                          <a:xfrm>
                            <a:off x="0" y="0"/>
                            <a:ext cx="61081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C5ED5B" id="Straight Connector 3"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pt,4.85pt" to="480.45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" strokecolor="black [3200]" strokeweight=".5pt">
                  <v:stroke joinstyle="miter"/>
                </v:line>
              </w:pict>
            </mc:Fallback>
          </mc:AlternateContent>
        </w:r>
      </w:p>
      <w:p w14:paraId="6FA34F2A" w14:textId="2190861E" w:rsidR="00601AA5" w:rsidRPr="0024033C" w:rsidRDefault="00601AA5">
        <w:pPr>
          <w:pStyle w:val="Footer"/>
          <w:jc w:val="center"/>
          <w:rPr>
            <w:sz w:val="18"/>
            <w:szCs w:val="18"/>
          </w:rPr>
        </w:pPr>
        <w:r w:rsidRPr="0024033C">
          <w:rPr>
            <w:sz w:val="18"/>
            <w:szCs w:val="18"/>
          </w:rPr>
          <w:fldChar w:fldCharType="begin"/>
        </w:r>
        <w:r w:rsidRPr="0024033C">
          <w:rPr>
            <w:sz w:val="18"/>
            <w:szCs w:val="18"/>
          </w:rPr>
          <w:instrText xml:space="preserve"> PAGE   \* MERGEFORMAT </w:instrText>
        </w:r>
        <w:r w:rsidRPr="0024033C">
          <w:rPr>
            <w:sz w:val="18"/>
            <w:szCs w:val="18"/>
          </w:rPr>
          <w:fldChar w:fldCharType="separate"/>
        </w:r>
        <w:r w:rsidR="00B269CD">
          <w:rPr>
            <w:noProof/>
            <w:sz w:val="18"/>
            <w:szCs w:val="18"/>
          </w:rPr>
          <w:t>4</w:t>
        </w:r>
        <w:r w:rsidRPr="0024033C">
          <w:rPr>
            <w:noProof/>
            <w:sz w:val="18"/>
            <w:szCs w:val="18"/>
          </w:rPr>
          <w:fldChar w:fldCharType="end"/>
        </w:r>
      </w:p>
    </w:sdtContent>
  </w:sdt>
  <w:p w14:paraId="6720E44F" w14:textId="77777777" w:rsidR="00D87505" w:rsidRDefault="00D875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884056"/>
      <w:docPartObj>
        <w:docPartGallery w:val="Page Numbers (Bottom of Page)"/>
        <w:docPartUnique/>
      </w:docPartObj>
    </w:sdtPr>
    <w:sdtEndPr>
      <w:rPr>
        <w:noProof/>
        <w:sz w:val="18"/>
        <w:szCs w:val="18"/>
      </w:rPr>
    </w:sdtEndPr>
    <w:sdtContent>
      <w:p w14:paraId="7CAAD96B" w14:textId="77777777" w:rsidR="00601AA5" w:rsidRDefault="00601AA5">
        <w:pPr>
          <w:pStyle w:val="Footer"/>
          <w:jc w:val="center"/>
        </w:pPr>
        <w:r>
          <w:rPr>
            <w:noProof/>
          </w:rPr>
          <mc:AlternateContent>
            <mc:Choice Requires="wps">
              <w:drawing>
                <wp:anchor distT="0" distB="0" distL="114300" distR="114300" simplePos="0" relativeHeight="251659264" behindDoc="0" locked="0" layoutInCell="1" allowOverlap="1" wp14:anchorId="5D733032" wp14:editId="270CCAC7">
                  <wp:simplePos x="0" y="0"/>
                  <wp:positionH relativeFrom="column">
                    <wp:posOffset>-36830</wp:posOffset>
                  </wp:positionH>
                  <wp:positionV relativeFrom="paragraph">
                    <wp:posOffset>136525</wp:posOffset>
                  </wp:positionV>
                  <wp:extent cx="6166485" cy="0"/>
                  <wp:effectExtent l="0" t="0" r="24765" b="19050"/>
                  <wp:wrapNone/>
                  <wp:docPr id="2" name="Straight Connector 2"/>
                  <wp:cNvGraphicFramePr/>
                  <a:graphic xmlns:a="http://schemas.openxmlformats.org/drawingml/2006/main">
                    <a:graphicData uri="http://schemas.microsoft.com/office/word/2010/wordprocessingShape">
                      <wps:wsp>
                        <wps:cNvCnPr/>
                        <wps:spPr>
                          <a:xfrm>
                            <a:off x="0" y="0"/>
                            <a:ext cx="61664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817393"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0.75pt" to="482.65pt,1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" strokecolor="black [3200]" strokeweight=".5pt">
                  <v:stroke joinstyle="miter"/>
                </v:line>
              </w:pict>
            </mc:Fallback>
          </mc:AlternateContent>
        </w:r>
      </w:p>
      <w:p w14:paraId="4163E112" w14:textId="08CE0AC7" w:rsidR="00601AA5" w:rsidRPr="0024033C" w:rsidRDefault="00601AA5">
        <w:pPr>
          <w:pStyle w:val="Footer"/>
          <w:jc w:val="center"/>
          <w:rPr>
            <w:sz w:val="18"/>
            <w:szCs w:val="18"/>
          </w:rPr>
        </w:pPr>
        <w:r w:rsidRPr="0024033C">
          <w:rPr>
            <w:sz w:val="18"/>
            <w:szCs w:val="18"/>
          </w:rPr>
          <w:fldChar w:fldCharType="begin"/>
        </w:r>
        <w:r w:rsidRPr="0024033C">
          <w:rPr>
            <w:sz w:val="18"/>
            <w:szCs w:val="18"/>
          </w:rPr>
          <w:instrText xml:space="preserve"> PAGE   \* MERGEFORMAT </w:instrText>
        </w:r>
        <w:r w:rsidRPr="0024033C">
          <w:rPr>
            <w:sz w:val="18"/>
            <w:szCs w:val="18"/>
          </w:rPr>
          <w:fldChar w:fldCharType="separate"/>
        </w:r>
        <w:r w:rsidR="00B269CD">
          <w:rPr>
            <w:noProof/>
            <w:sz w:val="18"/>
            <w:szCs w:val="18"/>
          </w:rPr>
          <w:t>5</w:t>
        </w:r>
        <w:r w:rsidRPr="0024033C">
          <w:rPr>
            <w:noProof/>
            <w:sz w:val="18"/>
            <w:szCs w:val="18"/>
          </w:rPr>
          <w:fldChar w:fldCharType="end"/>
        </w:r>
      </w:p>
    </w:sdtContent>
  </w:sdt>
  <w:p w14:paraId="2FBE4B7A" w14:textId="77777777" w:rsidR="00601AA5" w:rsidRDefault="00601A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F13452" w14:textId="77777777" w:rsidR="0043455C" w:rsidRDefault="0043455C">
      <w:r>
        <w:separator/>
      </w:r>
    </w:p>
  </w:footnote>
  <w:footnote w:type="continuationSeparator" w:id="0">
    <w:p w14:paraId="654AD631" w14:textId="77777777" w:rsidR="0043455C" w:rsidRDefault="004345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1B4C" w14:textId="500BE620" w:rsidR="00F501A2" w:rsidRPr="00192A8D" w:rsidRDefault="000119F4" w:rsidP="004E5C17">
    <w:pPr>
      <w:pStyle w:val="Header"/>
      <w:pBdr>
        <w:bottom w:val="single" w:sz="4" w:space="1" w:color="auto"/>
      </w:pBdr>
      <w:ind w:firstLine="0"/>
      <w:rPr>
        <w:color w:val="FF0000"/>
        <w:lang w:val="vi-VN"/>
      </w:rPr>
    </w:pPr>
    <w:r w:rsidRPr="0024033C">
      <w:rPr>
        <w:color w:val="FF0000"/>
      </w:rPr>
      <w:t xml:space="preserve">SVTH: </w:t>
    </w:r>
    <w:r w:rsidR="00192A8D">
      <w:rPr>
        <w:color w:val="FF0000"/>
        <w:lang w:val="vi-VN"/>
      </w:rPr>
      <w:t>Phan Văn Hưng;</w:t>
    </w:r>
    <w:r w:rsidRPr="0024033C">
      <w:rPr>
        <w:color w:val="FF0000"/>
      </w:rPr>
      <w:t xml:space="preserve"> </w:t>
    </w:r>
    <w:r w:rsidR="0024033C" w:rsidRPr="0024033C">
      <w:rPr>
        <w:color w:val="FF0000"/>
        <w:lang w:val="en-US"/>
      </w:rPr>
      <w:t xml:space="preserve"> </w:t>
    </w:r>
    <w:r w:rsidRPr="0024033C">
      <w:rPr>
        <w:color w:val="FF0000"/>
      </w:rPr>
      <w:t xml:space="preserve">GVHD: </w:t>
    </w:r>
    <w:r w:rsidR="00192A8D">
      <w:rPr>
        <w:color w:val="FF0000"/>
        <w:lang w:val="vi-VN"/>
      </w:rPr>
      <w:t>Phạm Minh Tuấn</w:t>
    </w:r>
    <w:r w:rsidR="003F4592">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700BB" w14:textId="316BC382" w:rsidR="00060989" w:rsidRPr="0024033C" w:rsidRDefault="0025740A" w:rsidP="00601AA5">
    <w:pPr>
      <w:pStyle w:val="Header"/>
      <w:pBdr>
        <w:bottom w:val="single" w:sz="4" w:space="1" w:color="auto"/>
      </w:pBdr>
      <w:jc w:val="right"/>
      <w:rPr>
        <w:color w:val="FF0000"/>
        <w:lang w:val="en-US"/>
      </w:rPr>
    </w:pPr>
    <w:r w:rsidRPr="0024033C">
      <w:rPr>
        <w:color w:val="FF0000"/>
        <w:lang w:val="en-US"/>
      </w:rPr>
      <w:t xml:space="preserve">Hội nghị Sinh viên Nghiên cứu Khoa học Trường Đại học Bách khoa, Đại học Đà Nẵng năm </w:t>
    </w:r>
    <w:proofErr w:type="gramStart"/>
    <w:r w:rsidRPr="0024033C">
      <w:rPr>
        <w:color w:val="FF0000"/>
        <w:lang w:val="en-US"/>
      </w:rPr>
      <w:t xml:space="preserve">học </w:t>
    </w:r>
    <w:r w:rsidR="00E23051">
      <w:rPr>
        <w:color w:val="FF0000"/>
        <w:lang w:val="en-US"/>
      </w:rPr>
      <w:t xml:space="preserve"> 2022</w:t>
    </w:r>
    <w:proofErr w:type="gramEnd"/>
    <w:r w:rsidRPr="0024033C">
      <w:rPr>
        <w:color w:val="FF0000"/>
        <w:lang w:val="en-US"/>
      </w:rPr>
      <w:t xml:space="preserve"> - 20</w:t>
    </w:r>
    <w:r w:rsidR="00E23051">
      <w:rPr>
        <w:color w:val="FF0000"/>
        <w:lang w:val="en-US"/>
      </w:rPr>
      <w:t>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E3DB5"/>
    <w:multiLevelType w:val="hybridMultilevel"/>
    <w:tmpl w:val="1734A946"/>
    <w:lvl w:ilvl="0" w:tplc="4E28BE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1468F"/>
    <w:multiLevelType w:val="multilevel"/>
    <w:tmpl w:val="0A0A708C"/>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284"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2" w15:restartNumberingAfterBreak="0">
    <w:nsid w:val="1A445C59"/>
    <w:multiLevelType w:val="hybridMultilevel"/>
    <w:tmpl w:val="0ADE57A0"/>
    <w:lvl w:ilvl="0" w:tplc="42E01B1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B136105"/>
    <w:multiLevelType w:val="hybridMultilevel"/>
    <w:tmpl w:val="66D43444"/>
    <w:lvl w:ilvl="0" w:tplc="4BA8D23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315C4E8F"/>
    <w:multiLevelType w:val="hybridMultilevel"/>
    <w:tmpl w:val="11C626FA"/>
    <w:lvl w:ilvl="0" w:tplc="CAC8FFC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3698252E"/>
    <w:multiLevelType w:val="hybridMultilevel"/>
    <w:tmpl w:val="5D0053EA"/>
    <w:lvl w:ilvl="0" w:tplc="A52C097C">
      <w:start w:val="3"/>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3B353146"/>
    <w:multiLevelType w:val="hybridMultilevel"/>
    <w:tmpl w:val="AF2CAB10"/>
    <w:lvl w:ilvl="0" w:tplc="9C9CA162">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7" w15:restartNumberingAfterBreak="0">
    <w:nsid w:val="427846AF"/>
    <w:multiLevelType w:val="hybridMultilevel"/>
    <w:tmpl w:val="F232ED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367687"/>
    <w:multiLevelType w:val="hybridMultilevel"/>
    <w:tmpl w:val="EAA8D200"/>
    <w:lvl w:ilvl="0" w:tplc="4852EE3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4F884895"/>
    <w:multiLevelType w:val="hybridMultilevel"/>
    <w:tmpl w:val="0368EF3C"/>
    <w:lvl w:ilvl="0" w:tplc="34A85AE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57EB2CE5"/>
    <w:multiLevelType w:val="hybridMultilevel"/>
    <w:tmpl w:val="34DE80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DC2196E"/>
    <w:multiLevelType w:val="multilevel"/>
    <w:tmpl w:val="DD28C7F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ascii="Times New Roman" w:hAnsi="Times New Roman" w:hint="default"/>
        <w:color w:val="000000"/>
      </w:rPr>
    </w:lvl>
    <w:lvl w:ilvl="2">
      <w:start w:val="1"/>
      <w:numFmt w:val="decimal"/>
      <w:suff w:val="space"/>
      <w:lvlText w:val="%1.%2.%3."/>
      <w:lvlJc w:val="left"/>
      <w:pPr>
        <w:ind w:left="0" w:firstLine="0"/>
      </w:pPr>
      <w:rPr>
        <w:rFonts w:hint="default"/>
      </w:rPr>
    </w:lvl>
    <w:lvl w:ilvl="3">
      <w:start w:val="1"/>
      <w:numFmt w:val="lowerLetter"/>
      <w:suff w:val="space"/>
      <w:lvlText w:val="%4)"/>
      <w:lvlJc w:val="left"/>
      <w:pPr>
        <w:ind w:left="0" w:firstLine="720"/>
      </w:pPr>
      <w:rPr>
        <w:rFonts w:hint="default"/>
        <w:i w:val="0"/>
        <w:color w:val="000000"/>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pStyle w:val="10TiliuthamkhoNidung"/>
      <w:lvlText w:val="[%9]"/>
      <w:lvlJc w:val="left"/>
      <w:pPr>
        <w:tabs>
          <w:tab w:val="num" w:pos="454"/>
        </w:tabs>
        <w:ind w:left="454" w:hanging="454"/>
      </w:pPr>
      <w:rPr>
        <w:rFonts w:hint="default"/>
      </w:rPr>
    </w:lvl>
  </w:abstractNum>
  <w:abstractNum w:abstractNumId="12" w15:restartNumberingAfterBreak="0">
    <w:nsid w:val="74287AD6"/>
    <w:multiLevelType w:val="hybridMultilevel"/>
    <w:tmpl w:val="428ED3A6"/>
    <w:lvl w:ilvl="0" w:tplc="9D8A3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1510292355">
    <w:abstractNumId w:val="11"/>
  </w:num>
  <w:num w:numId="2" w16cid:durableId="647782683">
    <w:abstractNumId w:val="1"/>
  </w:num>
  <w:num w:numId="3" w16cid:durableId="128592778">
    <w:abstractNumId w:val="4"/>
  </w:num>
  <w:num w:numId="4" w16cid:durableId="1837770115">
    <w:abstractNumId w:val="0"/>
  </w:num>
  <w:num w:numId="5" w16cid:durableId="2007396437">
    <w:abstractNumId w:val="12"/>
  </w:num>
  <w:num w:numId="6" w16cid:durableId="120926486">
    <w:abstractNumId w:val="8"/>
  </w:num>
  <w:num w:numId="7" w16cid:durableId="906498696">
    <w:abstractNumId w:val="2"/>
  </w:num>
  <w:num w:numId="8" w16cid:durableId="385226135">
    <w:abstractNumId w:val="10"/>
  </w:num>
  <w:num w:numId="9" w16cid:durableId="1177111182">
    <w:abstractNumId w:val="3"/>
  </w:num>
  <w:num w:numId="10" w16cid:durableId="284316357">
    <w:abstractNumId w:val="7"/>
  </w:num>
  <w:num w:numId="11" w16cid:durableId="1677417537">
    <w:abstractNumId w:val="9"/>
  </w:num>
  <w:num w:numId="12" w16cid:durableId="989334574">
    <w:abstractNumId w:val="5"/>
  </w:num>
  <w:num w:numId="13" w16cid:durableId="640579540">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removePersonalInformation/>
  <w:removeDateAndTime/>
  <w:embedTrueTypeFonts/>
  <w:saveSubsetFonts/>
  <w:mirrorMargins/>
  <w:proofState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284"/>
  <w:defaultTableStyle w:val="TableGrid"/>
  <w:evenAndOddHeaders/>
  <w:characterSpacingControl w:val="doNotCompress"/>
  <w:hdrShapeDefaults>
    <o:shapedefaults v:ext="edit" spidmax="2050" fill="f" fillcolor="white" stroke="f">
      <v:fill color="white" on="f"/>
      <v:stroke on="f"/>
      <v:textbox inset="0,0,0,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BB2"/>
    <w:rsid w:val="0000284D"/>
    <w:rsid w:val="000029F7"/>
    <w:rsid w:val="00003351"/>
    <w:rsid w:val="0001000C"/>
    <w:rsid w:val="000119F4"/>
    <w:rsid w:val="00014801"/>
    <w:rsid w:val="00014ED6"/>
    <w:rsid w:val="00016D8C"/>
    <w:rsid w:val="00020A45"/>
    <w:rsid w:val="00020DD5"/>
    <w:rsid w:val="00021A71"/>
    <w:rsid w:val="0002324C"/>
    <w:rsid w:val="000240A9"/>
    <w:rsid w:val="000245E3"/>
    <w:rsid w:val="00027BEC"/>
    <w:rsid w:val="000328A4"/>
    <w:rsid w:val="00034784"/>
    <w:rsid w:val="00034D6F"/>
    <w:rsid w:val="00035B6A"/>
    <w:rsid w:val="00037E28"/>
    <w:rsid w:val="000414B9"/>
    <w:rsid w:val="000417A9"/>
    <w:rsid w:val="0004621E"/>
    <w:rsid w:val="000476CB"/>
    <w:rsid w:val="0005352A"/>
    <w:rsid w:val="00054279"/>
    <w:rsid w:val="00054AC5"/>
    <w:rsid w:val="000562F4"/>
    <w:rsid w:val="00060989"/>
    <w:rsid w:val="00064623"/>
    <w:rsid w:val="00066301"/>
    <w:rsid w:val="00066EA0"/>
    <w:rsid w:val="0006703E"/>
    <w:rsid w:val="00071182"/>
    <w:rsid w:val="00071CFB"/>
    <w:rsid w:val="00080DFE"/>
    <w:rsid w:val="00083590"/>
    <w:rsid w:val="000847A4"/>
    <w:rsid w:val="00090230"/>
    <w:rsid w:val="00097681"/>
    <w:rsid w:val="000A1C28"/>
    <w:rsid w:val="000A3AF9"/>
    <w:rsid w:val="000A6D9E"/>
    <w:rsid w:val="000A7ACE"/>
    <w:rsid w:val="000B6166"/>
    <w:rsid w:val="000B6BBA"/>
    <w:rsid w:val="000B72B3"/>
    <w:rsid w:val="000C0109"/>
    <w:rsid w:val="000C1B38"/>
    <w:rsid w:val="000C2C95"/>
    <w:rsid w:val="000D25E4"/>
    <w:rsid w:val="000D4DBD"/>
    <w:rsid w:val="000E443B"/>
    <w:rsid w:val="000E4587"/>
    <w:rsid w:val="000E4E5F"/>
    <w:rsid w:val="000F469F"/>
    <w:rsid w:val="00100863"/>
    <w:rsid w:val="0010263D"/>
    <w:rsid w:val="001066BD"/>
    <w:rsid w:val="00107A87"/>
    <w:rsid w:val="00110C2F"/>
    <w:rsid w:val="00112D39"/>
    <w:rsid w:val="00113608"/>
    <w:rsid w:val="001144EA"/>
    <w:rsid w:val="0011467B"/>
    <w:rsid w:val="00117CB0"/>
    <w:rsid w:val="001209E8"/>
    <w:rsid w:val="00121143"/>
    <w:rsid w:val="00122063"/>
    <w:rsid w:val="00125C9E"/>
    <w:rsid w:val="001277D7"/>
    <w:rsid w:val="00127C7C"/>
    <w:rsid w:val="00132099"/>
    <w:rsid w:val="00133F6B"/>
    <w:rsid w:val="001364AE"/>
    <w:rsid w:val="001408A7"/>
    <w:rsid w:val="00141A82"/>
    <w:rsid w:val="00143C64"/>
    <w:rsid w:val="001444BF"/>
    <w:rsid w:val="00144675"/>
    <w:rsid w:val="0014633C"/>
    <w:rsid w:val="00146718"/>
    <w:rsid w:val="00146DC0"/>
    <w:rsid w:val="001613D2"/>
    <w:rsid w:val="00165E83"/>
    <w:rsid w:val="00166DF1"/>
    <w:rsid w:val="00170F6E"/>
    <w:rsid w:val="00173F8B"/>
    <w:rsid w:val="001755F4"/>
    <w:rsid w:val="00177427"/>
    <w:rsid w:val="00180787"/>
    <w:rsid w:val="0018209B"/>
    <w:rsid w:val="00182201"/>
    <w:rsid w:val="00183E3D"/>
    <w:rsid w:val="001855A6"/>
    <w:rsid w:val="00187C21"/>
    <w:rsid w:val="0019186F"/>
    <w:rsid w:val="00192A8D"/>
    <w:rsid w:val="00194A39"/>
    <w:rsid w:val="00195B27"/>
    <w:rsid w:val="00197A38"/>
    <w:rsid w:val="00197ABB"/>
    <w:rsid w:val="001A205A"/>
    <w:rsid w:val="001A2A1D"/>
    <w:rsid w:val="001A34E7"/>
    <w:rsid w:val="001A3843"/>
    <w:rsid w:val="001A3B6A"/>
    <w:rsid w:val="001A720C"/>
    <w:rsid w:val="001B1A07"/>
    <w:rsid w:val="001B236C"/>
    <w:rsid w:val="001B2720"/>
    <w:rsid w:val="001B2C10"/>
    <w:rsid w:val="001B4915"/>
    <w:rsid w:val="001B5B0A"/>
    <w:rsid w:val="001C062B"/>
    <w:rsid w:val="001C4BBA"/>
    <w:rsid w:val="001C580A"/>
    <w:rsid w:val="001D1D00"/>
    <w:rsid w:val="001D1FD9"/>
    <w:rsid w:val="001D5838"/>
    <w:rsid w:val="001D777E"/>
    <w:rsid w:val="001E0C81"/>
    <w:rsid w:val="001E42EE"/>
    <w:rsid w:val="001E59EC"/>
    <w:rsid w:val="001E6DB9"/>
    <w:rsid w:val="001F01AF"/>
    <w:rsid w:val="001F0466"/>
    <w:rsid w:val="001F334C"/>
    <w:rsid w:val="001F388B"/>
    <w:rsid w:val="001F3BB1"/>
    <w:rsid w:val="001F4B99"/>
    <w:rsid w:val="001F6FDC"/>
    <w:rsid w:val="001F7620"/>
    <w:rsid w:val="00201075"/>
    <w:rsid w:val="00201344"/>
    <w:rsid w:val="00204720"/>
    <w:rsid w:val="00205F97"/>
    <w:rsid w:val="00206745"/>
    <w:rsid w:val="00210771"/>
    <w:rsid w:val="0021188C"/>
    <w:rsid w:val="0021250F"/>
    <w:rsid w:val="00212605"/>
    <w:rsid w:val="00212A16"/>
    <w:rsid w:val="002154C1"/>
    <w:rsid w:val="002154FD"/>
    <w:rsid w:val="0021565E"/>
    <w:rsid w:val="00216021"/>
    <w:rsid w:val="00216392"/>
    <w:rsid w:val="00216752"/>
    <w:rsid w:val="002174AF"/>
    <w:rsid w:val="0022019A"/>
    <w:rsid w:val="00220475"/>
    <w:rsid w:val="002217AE"/>
    <w:rsid w:val="00221B82"/>
    <w:rsid w:val="00223F3A"/>
    <w:rsid w:val="002257AF"/>
    <w:rsid w:val="00225DD9"/>
    <w:rsid w:val="002370CE"/>
    <w:rsid w:val="0024033C"/>
    <w:rsid w:val="0024197B"/>
    <w:rsid w:val="002479EC"/>
    <w:rsid w:val="0025020D"/>
    <w:rsid w:val="0025740A"/>
    <w:rsid w:val="00262171"/>
    <w:rsid w:val="00262BBE"/>
    <w:rsid w:val="00263827"/>
    <w:rsid w:val="0026465C"/>
    <w:rsid w:val="0026600D"/>
    <w:rsid w:val="00271047"/>
    <w:rsid w:val="00271E22"/>
    <w:rsid w:val="00272FC8"/>
    <w:rsid w:val="002765C0"/>
    <w:rsid w:val="00277D3A"/>
    <w:rsid w:val="00282AAE"/>
    <w:rsid w:val="00285F23"/>
    <w:rsid w:val="00292963"/>
    <w:rsid w:val="0029658F"/>
    <w:rsid w:val="00296C21"/>
    <w:rsid w:val="002A06ED"/>
    <w:rsid w:val="002A15D5"/>
    <w:rsid w:val="002A21D0"/>
    <w:rsid w:val="002A3C81"/>
    <w:rsid w:val="002A3FF1"/>
    <w:rsid w:val="002A6752"/>
    <w:rsid w:val="002B085F"/>
    <w:rsid w:val="002B09F4"/>
    <w:rsid w:val="002B18A5"/>
    <w:rsid w:val="002B315F"/>
    <w:rsid w:val="002B3917"/>
    <w:rsid w:val="002B74BD"/>
    <w:rsid w:val="002C2982"/>
    <w:rsid w:val="002C536B"/>
    <w:rsid w:val="002C58EF"/>
    <w:rsid w:val="002C6B54"/>
    <w:rsid w:val="002C6CC8"/>
    <w:rsid w:val="002C7569"/>
    <w:rsid w:val="002D0F78"/>
    <w:rsid w:val="002D1EFB"/>
    <w:rsid w:val="002D26E5"/>
    <w:rsid w:val="002D2B3C"/>
    <w:rsid w:val="002D3D2F"/>
    <w:rsid w:val="002D3F4D"/>
    <w:rsid w:val="002D6E74"/>
    <w:rsid w:val="002E2C51"/>
    <w:rsid w:val="002E5295"/>
    <w:rsid w:val="002E5301"/>
    <w:rsid w:val="002E667F"/>
    <w:rsid w:val="002F07A5"/>
    <w:rsid w:val="002F10B5"/>
    <w:rsid w:val="002F2651"/>
    <w:rsid w:val="002F61F5"/>
    <w:rsid w:val="003027DE"/>
    <w:rsid w:val="00302F5F"/>
    <w:rsid w:val="0030375A"/>
    <w:rsid w:val="00304056"/>
    <w:rsid w:val="00305789"/>
    <w:rsid w:val="0030597B"/>
    <w:rsid w:val="00311447"/>
    <w:rsid w:val="00312B3D"/>
    <w:rsid w:val="00312ECD"/>
    <w:rsid w:val="00321F39"/>
    <w:rsid w:val="00326BFE"/>
    <w:rsid w:val="003303AF"/>
    <w:rsid w:val="00342414"/>
    <w:rsid w:val="003475DE"/>
    <w:rsid w:val="0035286B"/>
    <w:rsid w:val="00354411"/>
    <w:rsid w:val="00354ACB"/>
    <w:rsid w:val="00355152"/>
    <w:rsid w:val="00363A09"/>
    <w:rsid w:val="00365EE4"/>
    <w:rsid w:val="0037108E"/>
    <w:rsid w:val="0037290C"/>
    <w:rsid w:val="00373662"/>
    <w:rsid w:val="00375BE2"/>
    <w:rsid w:val="00380C3C"/>
    <w:rsid w:val="00381987"/>
    <w:rsid w:val="0038263E"/>
    <w:rsid w:val="003829C6"/>
    <w:rsid w:val="003857F9"/>
    <w:rsid w:val="003857FF"/>
    <w:rsid w:val="00386E84"/>
    <w:rsid w:val="00393EF6"/>
    <w:rsid w:val="00393FB8"/>
    <w:rsid w:val="0039424B"/>
    <w:rsid w:val="00397C1C"/>
    <w:rsid w:val="003A2412"/>
    <w:rsid w:val="003A4519"/>
    <w:rsid w:val="003A4A42"/>
    <w:rsid w:val="003A583B"/>
    <w:rsid w:val="003A6380"/>
    <w:rsid w:val="003B2EFE"/>
    <w:rsid w:val="003B3545"/>
    <w:rsid w:val="003B5643"/>
    <w:rsid w:val="003C170D"/>
    <w:rsid w:val="003C3BB7"/>
    <w:rsid w:val="003C3F39"/>
    <w:rsid w:val="003C4D13"/>
    <w:rsid w:val="003C6069"/>
    <w:rsid w:val="003C7DB5"/>
    <w:rsid w:val="003D2DC6"/>
    <w:rsid w:val="003D4204"/>
    <w:rsid w:val="003D43D7"/>
    <w:rsid w:val="003D684D"/>
    <w:rsid w:val="003D787A"/>
    <w:rsid w:val="003E2342"/>
    <w:rsid w:val="003E2D0D"/>
    <w:rsid w:val="003E5B48"/>
    <w:rsid w:val="003E6418"/>
    <w:rsid w:val="003E769A"/>
    <w:rsid w:val="003F0256"/>
    <w:rsid w:val="003F0553"/>
    <w:rsid w:val="003F2C02"/>
    <w:rsid w:val="003F4592"/>
    <w:rsid w:val="003F5354"/>
    <w:rsid w:val="003F60E8"/>
    <w:rsid w:val="00400B1B"/>
    <w:rsid w:val="0040729C"/>
    <w:rsid w:val="00410B04"/>
    <w:rsid w:val="0041257F"/>
    <w:rsid w:val="004142F6"/>
    <w:rsid w:val="004219C5"/>
    <w:rsid w:val="00423111"/>
    <w:rsid w:val="00424F7F"/>
    <w:rsid w:val="00430EB0"/>
    <w:rsid w:val="00432979"/>
    <w:rsid w:val="0043455C"/>
    <w:rsid w:val="00436AFB"/>
    <w:rsid w:val="00437B69"/>
    <w:rsid w:val="00441084"/>
    <w:rsid w:val="00443138"/>
    <w:rsid w:val="00444145"/>
    <w:rsid w:val="004459CB"/>
    <w:rsid w:val="004461BC"/>
    <w:rsid w:val="0045111A"/>
    <w:rsid w:val="004515CF"/>
    <w:rsid w:val="00452BF4"/>
    <w:rsid w:val="004565A0"/>
    <w:rsid w:val="00462457"/>
    <w:rsid w:val="00463F00"/>
    <w:rsid w:val="00464F46"/>
    <w:rsid w:val="00464F84"/>
    <w:rsid w:val="00466266"/>
    <w:rsid w:val="00470F1D"/>
    <w:rsid w:val="00471927"/>
    <w:rsid w:val="00472BAD"/>
    <w:rsid w:val="00476D48"/>
    <w:rsid w:val="00477461"/>
    <w:rsid w:val="00481883"/>
    <w:rsid w:val="0048551D"/>
    <w:rsid w:val="00491FE4"/>
    <w:rsid w:val="00494919"/>
    <w:rsid w:val="00496805"/>
    <w:rsid w:val="00497521"/>
    <w:rsid w:val="004A07A5"/>
    <w:rsid w:val="004A1A41"/>
    <w:rsid w:val="004A6700"/>
    <w:rsid w:val="004B1F60"/>
    <w:rsid w:val="004B2266"/>
    <w:rsid w:val="004B54C2"/>
    <w:rsid w:val="004B62B9"/>
    <w:rsid w:val="004B67C2"/>
    <w:rsid w:val="004C4655"/>
    <w:rsid w:val="004C6B6B"/>
    <w:rsid w:val="004D0AB3"/>
    <w:rsid w:val="004D37A4"/>
    <w:rsid w:val="004D45DD"/>
    <w:rsid w:val="004E0364"/>
    <w:rsid w:val="004E061B"/>
    <w:rsid w:val="004E5C17"/>
    <w:rsid w:val="004F07C3"/>
    <w:rsid w:val="004F1310"/>
    <w:rsid w:val="004F303F"/>
    <w:rsid w:val="004F5145"/>
    <w:rsid w:val="004F7680"/>
    <w:rsid w:val="00500864"/>
    <w:rsid w:val="00503FAB"/>
    <w:rsid w:val="00504126"/>
    <w:rsid w:val="005046B5"/>
    <w:rsid w:val="00505FA7"/>
    <w:rsid w:val="00510A88"/>
    <w:rsid w:val="00513340"/>
    <w:rsid w:val="00517D7A"/>
    <w:rsid w:val="00520772"/>
    <w:rsid w:val="005216EE"/>
    <w:rsid w:val="0052202B"/>
    <w:rsid w:val="00522FA8"/>
    <w:rsid w:val="00524318"/>
    <w:rsid w:val="005251E5"/>
    <w:rsid w:val="00531929"/>
    <w:rsid w:val="00532A6F"/>
    <w:rsid w:val="00534068"/>
    <w:rsid w:val="00534643"/>
    <w:rsid w:val="00534989"/>
    <w:rsid w:val="00534B86"/>
    <w:rsid w:val="005366A9"/>
    <w:rsid w:val="00536803"/>
    <w:rsid w:val="005447FC"/>
    <w:rsid w:val="00544AF0"/>
    <w:rsid w:val="005463EC"/>
    <w:rsid w:val="00546915"/>
    <w:rsid w:val="00551B5F"/>
    <w:rsid w:val="00552898"/>
    <w:rsid w:val="00552D1F"/>
    <w:rsid w:val="00557502"/>
    <w:rsid w:val="0056025F"/>
    <w:rsid w:val="00561526"/>
    <w:rsid w:val="00561E9C"/>
    <w:rsid w:val="00564E85"/>
    <w:rsid w:val="005670B3"/>
    <w:rsid w:val="005700AB"/>
    <w:rsid w:val="005718A5"/>
    <w:rsid w:val="00572678"/>
    <w:rsid w:val="0057352B"/>
    <w:rsid w:val="00573541"/>
    <w:rsid w:val="00573E60"/>
    <w:rsid w:val="00581660"/>
    <w:rsid w:val="005835D3"/>
    <w:rsid w:val="005849B5"/>
    <w:rsid w:val="00587D8F"/>
    <w:rsid w:val="00595230"/>
    <w:rsid w:val="005A25D5"/>
    <w:rsid w:val="005A2699"/>
    <w:rsid w:val="005A50E6"/>
    <w:rsid w:val="005A5F72"/>
    <w:rsid w:val="005A69A9"/>
    <w:rsid w:val="005A7227"/>
    <w:rsid w:val="005B3ACF"/>
    <w:rsid w:val="005B7D15"/>
    <w:rsid w:val="005C4AE5"/>
    <w:rsid w:val="005C5655"/>
    <w:rsid w:val="005C65CB"/>
    <w:rsid w:val="005C759B"/>
    <w:rsid w:val="005D0EAE"/>
    <w:rsid w:val="005D4397"/>
    <w:rsid w:val="005D47E3"/>
    <w:rsid w:val="005E01FF"/>
    <w:rsid w:val="005E5ACC"/>
    <w:rsid w:val="005E6651"/>
    <w:rsid w:val="005F1D3E"/>
    <w:rsid w:val="005F40E9"/>
    <w:rsid w:val="005F6C18"/>
    <w:rsid w:val="005F77BB"/>
    <w:rsid w:val="00601AA5"/>
    <w:rsid w:val="00603316"/>
    <w:rsid w:val="00604F86"/>
    <w:rsid w:val="006061F0"/>
    <w:rsid w:val="006062EA"/>
    <w:rsid w:val="00606F15"/>
    <w:rsid w:val="00612C69"/>
    <w:rsid w:val="00614DF9"/>
    <w:rsid w:val="00616196"/>
    <w:rsid w:val="00617E71"/>
    <w:rsid w:val="00620F19"/>
    <w:rsid w:val="006250F0"/>
    <w:rsid w:val="00625ADA"/>
    <w:rsid w:val="00631A10"/>
    <w:rsid w:val="00632887"/>
    <w:rsid w:val="00636097"/>
    <w:rsid w:val="00640234"/>
    <w:rsid w:val="00640AB7"/>
    <w:rsid w:val="00642381"/>
    <w:rsid w:val="00645E1A"/>
    <w:rsid w:val="00645E33"/>
    <w:rsid w:val="00646DEC"/>
    <w:rsid w:val="00653C7B"/>
    <w:rsid w:val="00654A83"/>
    <w:rsid w:val="0065618C"/>
    <w:rsid w:val="00656878"/>
    <w:rsid w:val="00657100"/>
    <w:rsid w:val="00660AA7"/>
    <w:rsid w:val="00661101"/>
    <w:rsid w:val="00663DDE"/>
    <w:rsid w:val="0066781B"/>
    <w:rsid w:val="006705DB"/>
    <w:rsid w:val="00672EBC"/>
    <w:rsid w:val="00672FBE"/>
    <w:rsid w:val="00673F03"/>
    <w:rsid w:val="006746FC"/>
    <w:rsid w:val="00674CBA"/>
    <w:rsid w:val="00680995"/>
    <w:rsid w:val="00681BB3"/>
    <w:rsid w:val="00681F90"/>
    <w:rsid w:val="0068290F"/>
    <w:rsid w:val="006863F3"/>
    <w:rsid w:val="00687CEC"/>
    <w:rsid w:val="006928B5"/>
    <w:rsid w:val="00692B63"/>
    <w:rsid w:val="00693EFC"/>
    <w:rsid w:val="006943F3"/>
    <w:rsid w:val="0069703A"/>
    <w:rsid w:val="006A0913"/>
    <w:rsid w:val="006A2211"/>
    <w:rsid w:val="006A6EF3"/>
    <w:rsid w:val="006B1B71"/>
    <w:rsid w:val="006C1728"/>
    <w:rsid w:val="006C2455"/>
    <w:rsid w:val="006C3095"/>
    <w:rsid w:val="006C3A5F"/>
    <w:rsid w:val="006D1F55"/>
    <w:rsid w:val="006D2BCF"/>
    <w:rsid w:val="006D302B"/>
    <w:rsid w:val="006E04CD"/>
    <w:rsid w:val="006E0EC5"/>
    <w:rsid w:val="006E0F50"/>
    <w:rsid w:val="006E155F"/>
    <w:rsid w:val="006E2209"/>
    <w:rsid w:val="006E2CBF"/>
    <w:rsid w:val="006E4210"/>
    <w:rsid w:val="006F1BE6"/>
    <w:rsid w:val="006F701E"/>
    <w:rsid w:val="00700225"/>
    <w:rsid w:val="007008BD"/>
    <w:rsid w:val="00702BB2"/>
    <w:rsid w:val="0070652D"/>
    <w:rsid w:val="00706CED"/>
    <w:rsid w:val="007120A2"/>
    <w:rsid w:val="00713910"/>
    <w:rsid w:val="00713F17"/>
    <w:rsid w:val="0071679E"/>
    <w:rsid w:val="00722CAA"/>
    <w:rsid w:val="007249D0"/>
    <w:rsid w:val="00726691"/>
    <w:rsid w:val="007302B0"/>
    <w:rsid w:val="00731C42"/>
    <w:rsid w:val="00733FBF"/>
    <w:rsid w:val="007348E4"/>
    <w:rsid w:val="0073502C"/>
    <w:rsid w:val="00735815"/>
    <w:rsid w:val="007363CE"/>
    <w:rsid w:val="00736514"/>
    <w:rsid w:val="00751D2C"/>
    <w:rsid w:val="0075277D"/>
    <w:rsid w:val="00752FF3"/>
    <w:rsid w:val="00754425"/>
    <w:rsid w:val="007554AE"/>
    <w:rsid w:val="00756B4C"/>
    <w:rsid w:val="00756C3A"/>
    <w:rsid w:val="00756D26"/>
    <w:rsid w:val="00760E9D"/>
    <w:rsid w:val="00762843"/>
    <w:rsid w:val="00762BCC"/>
    <w:rsid w:val="0076555C"/>
    <w:rsid w:val="0076600B"/>
    <w:rsid w:val="00771613"/>
    <w:rsid w:val="007726F1"/>
    <w:rsid w:val="007736DA"/>
    <w:rsid w:val="00774E6A"/>
    <w:rsid w:val="00774FA4"/>
    <w:rsid w:val="00791648"/>
    <w:rsid w:val="0079261D"/>
    <w:rsid w:val="00795B54"/>
    <w:rsid w:val="007A3B65"/>
    <w:rsid w:val="007A4A11"/>
    <w:rsid w:val="007B085F"/>
    <w:rsid w:val="007B1873"/>
    <w:rsid w:val="007B23F0"/>
    <w:rsid w:val="007C2BAF"/>
    <w:rsid w:val="007C4341"/>
    <w:rsid w:val="007C475A"/>
    <w:rsid w:val="007C4CA8"/>
    <w:rsid w:val="007D0BEE"/>
    <w:rsid w:val="007D1909"/>
    <w:rsid w:val="007D4A42"/>
    <w:rsid w:val="007D75FC"/>
    <w:rsid w:val="007E3F50"/>
    <w:rsid w:val="007E68AD"/>
    <w:rsid w:val="007F0053"/>
    <w:rsid w:val="007F2F05"/>
    <w:rsid w:val="007F3460"/>
    <w:rsid w:val="007F3D83"/>
    <w:rsid w:val="007F4C0F"/>
    <w:rsid w:val="007F7A08"/>
    <w:rsid w:val="00800D87"/>
    <w:rsid w:val="00807D4F"/>
    <w:rsid w:val="00812509"/>
    <w:rsid w:val="00815D58"/>
    <w:rsid w:val="008248E8"/>
    <w:rsid w:val="00825C76"/>
    <w:rsid w:val="008274DA"/>
    <w:rsid w:val="00827C14"/>
    <w:rsid w:val="008323BB"/>
    <w:rsid w:val="00832468"/>
    <w:rsid w:val="00832EA3"/>
    <w:rsid w:val="008343C2"/>
    <w:rsid w:val="008360DE"/>
    <w:rsid w:val="008373BA"/>
    <w:rsid w:val="00841AB2"/>
    <w:rsid w:val="00843644"/>
    <w:rsid w:val="00843A06"/>
    <w:rsid w:val="00843DF0"/>
    <w:rsid w:val="00845721"/>
    <w:rsid w:val="008506C1"/>
    <w:rsid w:val="00852DEA"/>
    <w:rsid w:val="00855464"/>
    <w:rsid w:val="00856D70"/>
    <w:rsid w:val="008573D8"/>
    <w:rsid w:val="00862702"/>
    <w:rsid w:val="00872015"/>
    <w:rsid w:val="00873087"/>
    <w:rsid w:val="00874C48"/>
    <w:rsid w:val="008810BB"/>
    <w:rsid w:val="008823B2"/>
    <w:rsid w:val="00882F9F"/>
    <w:rsid w:val="00883B78"/>
    <w:rsid w:val="00887BCF"/>
    <w:rsid w:val="00890628"/>
    <w:rsid w:val="00890AE4"/>
    <w:rsid w:val="00891C93"/>
    <w:rsid w:val="008966F7"/>
    <w:rsid w:val="008968C2"/>
    <w:rsid w:val="008A2A0A"/>
    <w:rsid w:val="008A7A6F"/>
    <w:rsid w:val="008B13FD"/>
    <w:rsid w:val="008B5DE8"/>
    <w:rsid w:val="008B7155"/>
    <w:rsid w:val="008C1BAF"/>
    <w:rsid w:val="008C215E"/>
    <w:rsid w:val="008C3D4B"/>
    <w:rsid w:val="008C4432"/>
    <w:rsid w:val="008C732A"/>
    <w:rsid w:val="008D0870"/>
    <w:rsid w:val="008D0E36"/>
    <w:rsid w:val="008D22F6"/>
    <w:rsid w:val="008D33E0"/>
    <w:rsid w:val="008D3814"/>
    <w:rsid w:val="008D3AF1"/>
    <w:rsid w:val="008D3C40"/>
    <w:rsid w:val="008D3D3B"/>
    <w:rsid w:val="008E0D5D"/>
    <w:rsid w:val="00901660"/>
    <w:rsid w:val="00902162"/>
    <w:rsid w:val="00910346"/>
    <w:rsid w:val="00912AEE"/>
    <w:rsid w:val="00914C84"/>
    <w:rsid w:val="00916A5B"/>
    <w:rsid w:val="0092075B"/>
    <w:rsid w:val="00922C62"/>
    <w:rsid w:val="00925634"/>
    <w:rsid w:val="0092792C"/>
    <w:rsid w:val="00932EAB"/>
    <w:rsid w:val="00935BDE"/>
    <w:rsid w:val="00937D2B"/>
    <w:rsid w:val="009435A2"/>
    <w:rsid w:val="00947166"/>
    <w:rsid w:val="00950E7E"/>
    <w:rsid w:val="0095297E"/>
    <w:rsid w:val="009535F5"/>
    <w:rsid w:val="00953E79"/>
    <w:rsid w:val="009545D1"/>
    <w:rsid w:val="009546B4"/>
    <w:rsid w:val="00956604"/>
    <w:rsid w:val="00956F33"/>
    <w:rsid w:val="009618B2"/>
    <w:rsid w:val="009621A2"/>
    <w:rsid w:val="00962795"/>
    <w:rsid w:val="00967627"/>
    <w:rsid w:val="00974147"/>
    <w:rsid w:val="00974812"/>
    <w:rsid w:val="009818AE"/>
    <w:rsid w:val="00982E78"/>
    <w:rsid w:val="00983D92"/>
    <w:rsid w:val="00987A46"/>
    <w:rsid w:val="009A12B0"/>
    <w:rsid w:val="009A2A84"/>
    <w:rsid w:val="009A7F60"/>
    <w:rsid w:val="009B39BB"/>
    <w:rsid w:val="009C1E63"/>
    <w:rsid w:val="009C3AF4"/>
    <w:rsid w:val="009C643E"/>
    <w:rsid w:val="009C6441"/>
    <w:rsid w:val="009D2CF4"/>
    <w:rsid w:val="009D2F08"/>
    <w:rsid w:val="009D4327"/>
    <w:rsid w:val="009D45C0"/>
    <w:rsid w:val="009E5D24"/>
    <w:rsid w:val="009E76E6"/>
    <w:rsid w:val="009F0FE8"/>
    <w:rsid w:val="009F1C9B"/>
    <w:rsid w:val="009F1FE9"/>
    <w:rsid w:val="009F2B69"/>
    <w:rsid w:val="009F2FAE"/>
    <w:rsid w:val="009F4109"/>
    <w:rsid w:val="009F51DF"/>
    <w:rsid w:val="009F5399"/>
    <w:rsid w:val="00A00A78"/>
    <w:rsid w:val="00A01345"/>
    <w:rsid w:val="00A04906"/>
    <w:rsid w:val="00A07BE0"/>
    <w:rsid w:val="00A1639B"/>
    <w:rsid w:val="00A20B9C"/>
    <w:rsid w:val="00A24F9A"/>
    <w:rsid w:val="00A317DF"/>
    <w:rsid w:val="00A34866"/>
    <w:rsid w:val="00A34949"/>
    <w:rsid w:val="00A34F06"/>
    <w:rsid w:val="00A3684A"/>
    <w:rsid w:val="00A43293"/>
    <w:rsid w:val="00A43D4E"/>
    <w:rsid w:val="00A51339"/>
    <w:rsid w:val="00A526D9"/>
    <w:rsid w:val="00A54F7C"/>
    <w:rsid w:val="00A556D5"/>
    <w:rsid w:val="00A55EAA"/>
    <w:rsid w:val="00A64423"/>
    <w:rsid w:val="00A651D4"/>
    <w:rsid w:val="00A65BE7"/>
    <w:rsid w:val="00A67E8F"/>
    <w:rsid w:val="00A7612E"/>
    <w:rsid w:val="00A77A87"/>
    <w:rsid w:val="00A9596C"/>
    <w:rsid w:val="00AA1C66"/>
    <w:rsid w:val="00AA22B2"/>
    <w:rsid w:val="00AB04DF"/>
    <w:rsid w:val="00AB4FBD"/>
    <w:rsid w:val="00AB7974"/>
    <w:rsid w:val="00AC6056"/>
    <w:rsid w:val="00AC68AC"/>
    <w:rsid w:val="00AD3172"/>
    <w:rsid w:val="00AE583F"/>
    <w:rsid w:val="00AE60F2"/>
    <w:rsid w:val="00AF558D"/>
    <w:rsid w:val="00B02A40"/>
    <w:rsid w:val="00B02F2F"/>
    <w:rsid w:val="00B03CFD"/>
    <w:rsid w:val="00B03EEE"/>
    <w:rsid w:val="00B0444B"/>
    <w:rsid w:val="00B06C9F"/>
    <w:rsid w:val="00B075A9"/>
    <w:rsid w:val="00B123D8"/>
    <w:rsid w:val="00B16664"/>
    <w:rsid w:val="00B17946"/>
    <w:rsid w:val="00B2351F"/>
    <w:rsid w:val="00B23F98"/>
    <w:rsid w:val="00B2459A"/>
    <w:rsid w:val="00B2489F"/>
    <w:rsid w:val="00B269CD"/>
    <w:rsid w:val="00B30DEA"/>
    <w:rsid w:val="00B31A1D"/>
    <w:rsid w:val="00B31FE0"/>
    <w:rsid w:val="00B344CB"/>
    <w:rsid w:val="00B44275"/>
    <w:rsid w:val="00B458F1"/>
    <w:rsid w:val="00B50220"/>
    <w:rsid w:val="00B51E2A"/>
    <w:rsid w:val="00B53A7D"/>
    <w:rsid w:val="00B57EC9"/>
    <w:rsid w:val="00B6062A"/>
    <w:rsid w:val="00B6194D"/>
    <w:rsid w:val="00B65F9E"/>
    <w:rsid w:val="00B668AC"/>
    <w:rsid w:val="00B66A1C"/>
    <w:rsid w:val="00B67C0E"/>
    <w:rsid w:val="00B67E2D"/>
    <w:rsid w:val="00B74791"/>
    <w:rsid w:val="00B76C2E"/>
    <w:rsid w:val="00B83CD3"/>
    <w:rsid w:val="00B85645"/>
    <w:rsid w:val="00B85F70"/>
    <w:rsid w:val="00B92899"/>
    <w:rsid w:val="00B94A69"/>
    <w:rsid w:val="00B95679"/>
    <w:rsid w:val="00B96582"/>
    <w:rsid w:val="00BA2767"/>
    <w:rsid w:val="00BA4426"/>
    <w:rsid w:val="00BA4605"/>
    <w:rsid w:val="00BA62AC"/>
    <w:rsid w:val="00BA6575"/>
    <w:rsid w:val="00BB1749"/>
    <w:rsid w:val="00BB26D3"/>
    <w:rsid w:val="00BB4CE3"/>
    <w:rsid w:val="00BB5A59"/>
    <w:rsid w:val="00BB73C7"/>
    <w:rsid w:val="00BC0586"/>
    <w:rsid w:val="00BC0894"/>
    <w:rsid w:val="00BC51E7"/>
    <w:rsid w:val="00BC73B6"/>
    <w:rsid w:val="00BD2C3C"/>
    <w:rsid w:val="00BD747E"/>
    <w:rsid w:val="00BE3D8A"/>
    <w:rsid w:val="00BE402D"/>
    <w:rsid w:val="00BE5887"/>
    <w:rsid w:val="00BE7A51"/>
    <w:rsid w:val="00BF1111"/>
    <w:rsid w:val="00BF2688"/>
    <w:rsid w:val="00C01899"/>
    <w:rsid w:val="00C03B16"/>
    <w:rsid w:val="00C05758"/>
    <w:rsid w:val="00C05E35"/>
    <w:rsid w:val="00C12273"/>
    <w:rsid w:val="00C15207"/>
    <w:rsid w:val="00C16C56"/>
    <w:rsid w:val="00C23210"/>
    <w:rsid w:val="00C23A94"/>
    <w:rsid w:val="00C2625E"/>
    <w:rsid w:val="00C328E5"/>
    <w:rsid w:val="00C33419"/>
    <w:rsid w:val="00C33B7F"/>
    <w:rsid w:val="00C41513"/>
    <w:rsid w:val="00C46DE9"/>
    <w:rsid w:val="00C47153"/>
    <w:rsid w:val="00C5288B"/>
    <w:rsid w:val="00C56877"/>
    <w:rsid w:val="00C6268F"/>
    <w:rsid w:val="00C62699"/>
    <w:rsid w:val="00C633F7"/>
    <w:rsid w:val="00C73F42"/>
    <w:rsid w:val="00C745DA"/>
    <w:rsid w:val="00C74D41"/>
    <w:rsid w:val="00C7516D"/>
    <w:rsid w:val="00C75202"/>
    <w:rsid w:val="00C83609"/>
    <w:rsid w:val="00C85485"/>
    <w:rsid w:val="00C87005"/>
    <w:rsid w:val="00C90386"/>
    <w:rsid w:val="00C93FC3"/>
    <w:rsid w:val="00C9442C"/>
    <w:rsid w:val="00C950CC"/>
    <w:rsid w:val="00C973E6"/>
    <w:rsid w:val="00CA7CB8"/>
    <w:rsid w:val="00CB2B34"/>
    <w:rsid w:val="00CB5FC5"/>
    <w:rsid w:val="00CC23A1"/>
    <w:rsid w:val="00CC7475"/>
    <w:rsid w:val="00CD1EAA"/>
    <w:rsid w:val="00CD4176"/>
    <w:rsid w:val="00CD74CE"/>
    <w:rsid w:val="00CD7C0E"/>
    <w:rsid w:val="00CE01E8"/>
    <w:rsid w:val="00CE346F"/>
    <w:rsid w:val="00CE7E2F"/>
    <w:rsid w:val="00CF0FA8"/>
    <w:rsid w:val="00CF4CA7"/>
    <w:rsid w:val="00CF6379"/>
    <w:rsid w:val="00D00087"/>
    <w:rsid w:val="00D0140E"/>
    <w:rsid w:val="00D019AF"/>
    <w:rsid w:val="00D07752"/>
    <w:rsid w:val="00D101E1"/>
    <w:rsid w:val="00D10E6C"/>
    <w:rsid w:val="00D14B9B"/>
    <w:rsid w:val="00D2127E"/>
    <w:rsid w:val="00D242AF"/>
    <w:rsid w:val="00D26666"/>
    <w:rsid w:val="00D31A90"/>
    <w:rsid w:val="00D346A7"/>
    <w:rsid w:val="00D43723"/>
    <w:rsid w:val="00D43A1D"/>
    <w:rsid w:val="00D47DBC"/>
    <w:rsid w:val="00D50B0D"/>
    <w:rsid w:val="00D50F7D"/>
    <w:rsid w:val="00D538BE"/>
    <w:rsid w:val="00D54C0B"/>
    <w:rsid w:val="00D54EEB"/>
    <w:rsid w:val="00D555F7"/>
    <w:rsid w:val="00D56862"/>
    <w:rsid w:val="00D56B91"/>
    <w:rsid w:val="00D57317"/>
    <w:rsid w:val="00D579B9"/>
    <w:rsid w:val="00D61E6A"/>
    <w:rsid w:val="00D6742E"/>
    <w:rsid w:val="00D748A6"/>
    <w:rsid w:val="00D77074"/>
    <w:rsid w:val="00D83AED"/>
    <w:rsid w:val="00D83C35"/>
    <w:rsid w:val="00D8490B"/>
    <w:rsid w:val="00D87505"/>
    <w:rsid w:val="00D90263"/>
    <w:rsid w:val="00D93077"/>
    <w:rsid w:val="00D93E15"/>
    <w:rsid w:val="00D9505C"/>
    <w:rsid w:val="00D962F5"/>
    <w:rsid w:val="00D9759C"/>
    <w:rsid w:val="00D9781A"/>
    <w:rsid w:val="00DA1391"/>
    <w:rsid w:val="00DA438F"/>
    <w:rsid w:val="00DA4619"/>
    <w:rsid w:val="00DA5F74"/>
    <w:rsid w:val="00DA60D3"/>
    <w:rsid w:val="00DA6BDA"/>
    <w:rsid w:val="00DB040C"/>
    <w:rsid w:val="00DB56E0"/>
    <w:rsid w:val="00DB6978"/>
    <w:rsid w:val="00DC06F5"/>
    <w:rsid w:val="00DC25EE"/>
    <w:rsid w:val="00DC7945"/>
    <w:rsid w:val="00DD26BA"/>
    <w:rsid w:val="00DD2953"/>
    <w:rsid w:val="00DD4BFE"/>
    <w:rsid w:val="00DD5125"/>
    <w:rsid w:val="00DD669C"/>
    <w:rsid w:val="00DE10E4"/>
    <w:rsid w:val="00DE25FE"/>
    <w:rsid w:val="00DE2BE7"/>
    <w:rsid w:val="00DE3F87"/>
    <w:rsid w:val="00DE6A0C"/>
    <w:rsid w:val="00DE6C40"/>
    <w:rsid w:val="00DE7402"/>
    <w:rsid w:val="00DF110B"/>
    <w:rsid w:val="00DF15CD"/>
    <w:rsid w:val="00DF50C4"/>
    <w:rsid w:val="00DF51A7"/>
    <w:rsid w:val="00DF67B0"/>
    <w:rsid w:val="00E00FEC"/>
    <w:rsid w:val="00E01D02"/>
    <w:rsid w:val="00E0337B"/>
    <w:rsid w:val="00E044E3"/>
    <w:rsid w:val="00E07FE5"/>
    <w:rsid w:val="00E110B3"/>
    <w:rsid w:val="00E14AE4"/>
    <w:rsid w:val="00E15B05"/>
    <w:rsid w:val="00E1795B"/>
    <w:rsid w:val="00E23051"/>
    <w:rsid w:val="00E238E3"/>
    <w:rsid w:val="00E30DF7"/>
    <w:rsid w:val="00E33BED"/>
    <w:rsid w:val="00E34733"/>
    <w:rsid w:val="00E34D63"/>
    <w:rsid w:val="00E368BE"/>
    <w:rsid w:val="00E40F9E"/>
    <w:rsid w:val="00E42E38"/>
    <w:rsid w:val="00E45BDD"/>
    <w:rsid w:val="00E463D6"/>
    <w:rsid w:val="00E50223"/>
    <w:rsid w:val="00E532E9"/>
    <w:rsid w:val="00E55604"/>
    <w:rsid w:val="00E61A7E"/>
    <w:rsid w:val="00E631ED"/>
    <w:rsid w:val="00E65282"/>
    <w:rsid w:val="00E67E13"/>
    <w:rsid w:val="00E709E6"/>
    <w:rsid w:val="00E722CB"/>
    <w:rsid w:val="00E72E83"/>
    <w:rsid w:val="00E76CDA"/>
    <w:rsid w:val="00E77462"/>
    <w:rsid w:val="00E778F3"/>
    <w:rsid w:val="00E8156D"/>
    <w:rsid w:val="00E84393"/>
    <w:rsid w:val="00E865E3"/>
    <w:rsid w:val="00E8662E"/>
    <w:rsid w:val="00E90665"/>
    <w:rsid w:val="00E90E96"/>
    <w:rsid w:val="00E94280"/>
    <w:rsid w:val="00E9663A"/>
    <w:rsid w:val="00E96AE9"/>
    <w:rsid w:val="00EA1846"/>
    <w:rsid w:val="00EA3D71"/>
    <w:rsid w:val="00EA4BA3"/>
    <w:rsid w:val="00EB104C"/>
    <w:rsid w:val="00EB1AF0"/>
    <w:rsid w:val="00EB450A"/>
    <w:rsid w:val="00EB48D0"/>
    <w:rsid w:val="00EB7CB5"/>
    <w:rsid w:val="00EC17B9"/>
    <w:rsid w:val="00ED058E"/>
    <w:rsid w:val="00ED2D0D"/>
    <w:rsid w:val="00ED3326"/>
    <w:rsid w:val="00ED38A7"/>
    <w:rsid w:val="00ED7BB8"/>
    <w:rsid w:val="00EE2F1A"/>
    <w:rsid w:val="00EE32F5"/>
    <w:rsid w:val="00EE35A3"/>
    <w:rsid w:val="00EE39FC"/>
    <w:rsid w:val="00EE427C"/>
    <w:rsid w:val="00EF1209"/>
    <w:rsid w:val="00EF2172"/>
    <w:rsid w:val="00EF4A32"/>
    <w:rsid w:val="00EF4CC0"/>
    <w:rsid w:val="00EF4E89"/>
    <w:rsid w:val="00EF6ED0"/>
    <w:rsid w:val="00EF794F"/>
    <w:rsid w:val="00F000F3"/>
    <w:rsid w:val="00F00536"/>
    <w:rsid w:val="00F01454"/>
    <w:rsid w:val="00F13A03"/>
    <w:rsid w:val="00F15D7B"/>
    <w:rsid w:val="00F20487"/>
    <w:rsid w:val="00F24771"/>
    <w:rsid w:val="00F27E15"/>
    <w:rsid w:val="00F317DE"/>
    <w:rsid w:val="00F31951"/>
    <w:rsid w:val="00F34F4E"/>
    <w:rsid w:val="00F35B5A"/>
    <w:rsid w:val="00F35DE9"/>
    <w:rsid w:val="00F4051F"/>
    <w:rsid w:val="00F43807"/>
    <w:rsid w:val="00F43B08"/>
    <w:rsid w:val="00F45D8D"/>
    <w:rsid w:val="00F46FB5"/>
    <w:rsid w:val="00F501A2"/>
    <w:rsid w:val="00F560CA"/>
    <w:rsid w:val="00F6024B"/>
    <w:rsid w:val="00F60597"/>
    <w:rsid w:val="00F62E27"/>
    <w:rsid w:val="00F66506"/>
    <w:rsid w:val="00F71B45"/>
    <w:rsid w:val="00F7238C"/>
    <w:rsid w:val="00F7359A"/>
    <w:rsid w:val="00F76DD5"/>
    <w:rsid w:val="00F83D25"/>
    <w:rsid w:val="00F858E6"/>
    <w:rsid w:val="00F87918"/>
    <w:rsid w:val="00F946DF"/>
    <w:rsid w:val="00F9593B"/>
    <w:rsid w:val="00F95D90"/>
    <w:rsid w:val="00FA00D7"/>
    <w:rsid w:val="00FA1B4E"/>
    <w:rsid w:val="00FA3FFF"/>
    <w:rsid w:val="00FB0FC8"/>
    <w:rsid w:val="00FB2668"/>
    <w:rsid w:val="00FB2E3C"/>
    <w:rsid w:val="00FC2561"/>
    <w:rsid w:val="00FC32AA"/>
    <w:rsid w:val="00FC3585"/>
    <w:rsid w:val="00FC4B08"/>
    <w:rsid w:val="00FC53C8"/>
    <w:rsid w:val="00FC7674"/>
    <w:rsid w:val="00FC76C7"/>
    <w:rsid w:val="00FC7B9C"/>
    <w:rsid w:val="00FD24CB"/>
    <w:rsid w:val="00FD4214"/>
    <w:rsid w:val="00FE0EB3"/>
    <w:rsid w:val="00FE4C52"/>
    <w:rsid w:val="00FE5507"/>
    <w:rsid w:val="00FE5B0B"/>
    <w:rsid w:val="00FE62FB"/>
    <w:rsid w:val="00FF2670"/>
    <w:rsid w:val="00FF36D7"/>
    <w:rsid w:val="00FF60C0"/>
    <w:rsid w:val="00FF6B0A"/>
    <w:rsid w:val="00FF6F3D"/>
    <w:rsid w:val="00FF75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fill="f" fillcolor="white" stroke="f">
      <v:fill color="white" on="f"/>
      <v:stroke on="f"/>
      <v:textbox inset="0,0,0,0"/>
    </o:shapedefaults>
    <o:shapelayout v:ext="edit">
      <o:idmap v:ext="edit" data="2"/>
    </o:shapelayout>
  </w:shapeDefaults>
  <w:decimalSymbol w:val=","/>
  <w:listSeparator w:val=","/>
  <w14:docId w14:val="2F48D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12605"/>
    <w:pPr>
      <w:widowControl w:val="0"/>
      <w:spacing w:before="60" w:after="60"/>
      <w:ind w:firstLine="284"/>
      <w:jc w:val="both"/>
    </w:pPr>
    <w:rPr>
      <w:szCs w:val="28"/>
      <w:lang w:eastAsia="en-US"/>
    </w:rPr>
  </w:style>
  <w:style w:type="paragraph" w:styleId="Heading1">
    <w:name w:val="heading 1"/>
    <w:basedOn w:val="Normal"/>
    <w:next w:val="Normal"/>
    <w:link w:val="Heading1Char"/>
    <w:uiPriority w:val="9"/>
    <w:qFormat/>
    <w:rsid w:val="00DE7402"/>
    <w:pPr>
      <w:numPr>
        <w:numId w:val="2"/>
      </w:numPr>
      <w:outlineLvl w:val="0"/>
    </w:pPr>
    <w:rPr>
      <w:rFonts w:asciiTheme="minorHAnsi" w:hAnsiTheme="minorHAnsi"/>
      <w:b/>
      <w:szCs w:val="20"/>
    </w:rPr>
  </w:style>
  <w:style w:type="paragraph" w:styleId="Heading2">
    <w:name w:val="heading 2"/>
    <w:basedOn w:val="Normal"/>
    <w:next w:val="Normal"/>
    <w:link w:val="Heading2Char"/>
    <w:qFormat/>
    <w:rsid w:val="00DE7402"/>
    <w:pPr>
      <w:numPr>
        <w:ilvl w:val="1"/>
        <w:numId w:val="2"/>
      </w:numPr>
      <w:outlineLvl w:val="1"/>
    </w:pPr>
    <w:rPr>
      <w:rFonts w:asciiTheme="minorHAnsi" w:hAnsiTheme="minorHAnsi"/>
      <w:b/>
      <w:bCs/>
      <w:i/>
      <w:iCs/>
      <w:lang w:val="x-none" w:eastAsia="x-none"/>
    </w:rPr>
  </w:style>
  <w:style w:type="paragraph" w:styleId="Heading3">
    <w:name w:val="heading 3"/>
    <w:basedOn w:val="Normal"/>
    <w:next w:val="Normal"/>
    <w:qFormat/>
    <w:rsid w:val="00617E71"/>
    <w:pPr>
      <w:numPr>
        <w:ilvl w:val="2"/>
        <w:numId w:val="2"/>
      </w:numPr>
      <w:outlineLvl w:val="2"/>
    </w:pPr>
    <w:rPr>
      <w:rFonts w:asciiTheme="minorHAnsi" w:hAnsiTheme="minorHAnsi"/>
      <w:i/>
      <w:szCs w:val="20"/>
    </w:rPr>
  </w:style>
  <w:style w:type="paragraph" w:styleId="Heading4">
    <w:name w:val="heading 4"/>
    <w:basedOn w:val="Normal"/>
    <w:next w:val="Normal"/>
    <w:qFormat/>
    <w:rsid w:val="002154FD"/>
    <w:pPr>
      <w:numPr>
        <w:ilvl w:val="3"/>
        <w:numId w:val="2"/>
      </w:numPr>
      <w:outlineLvl w:val="3"/>
    </w:pPr>
    <w:rPr>
      <w:rFonts w:asciiTheme="minorHAnsi" w:hAnsiTheme="minorHAnsi"/>
      <w:b/>
      <w:szCs w:val="20"/>
    </w:rPr>
  </w:style>
  <w:style w:type="paragraph" w:styleId="Heading5">
    <w:name w:val="heading 5"/>
    <w:basedOn w:val="Normal"/>
    <w:next w:val="Normal"/>
    <w:qFormat/>
    <w:pPr>
      <w:numPr>
        <w:ilvl w:val="4"/>
        <w:numId w:val="2"/>
      </w:numPr>
      <w:spacing w:before="240"/>
      <w:outlineLvl w:val="4"/>
    </w:pPr>
    <w:rPr>
      <w:rFonts w:ascii="VNtimes new roman" w:hAnsi="VNtimes new roman"/>
      <w:sz w:val="26"/>
      <w:szCs w:val="20"/>
    </w:rPr>
  </w:style>
  <w:style w:type="paragraph" w:styleId="Heading6">
    <w:name w:val="heading 6"/>
    <w:basedOn w:val="Normal"/>
    <w:next w:val="Normal"/>
    <w:link w:val="Heading6Char"/>
    <w:qFormat/>
    <w:rsid w:val="00B6194D"/>
    <w:pPr>
      <w:numPr>
        <w:ilvl w:val="5"/>
        <w:numId w:val="2"/>
      </w:numPr>
      <w:spacing w:before="240"/>
      <w:outlineLvl w:val="5"/>
    </w:pPr>
    <w:rPr>
      <w:rFonts w:ascii="Calibri" w:hAnsi="Calibri"/>
      <w:b/>
      <w:bCs/>
      <w:sz w:val="24"/>
      <w:szCs w:val="22"/>
      <w:lang w:val="x-none" w:eastAsia="x-none"/>
    </w:rPr>
  </w:style>
  <w:style w:type="paragraph" w:styleId="Heading7">
    <w:name w:val="heading 7"/>
    <w:basedOn w:val="Normal"/>
    <w:next w:val="Normal"/>
    <w:qFormat/>
    <w:pPr>
      <w:keepNext/>
      <w:numPr>
        <w:ilvl w:val="6"/>
        <w:numId w:val="2"/>
      </w:numPr>
      <w:jc w:val="center"/>
      <w:outlineLvl w:val="6"/>
    </w:pPr>
    <w:rPr>
      <w:rFonts w:ascii="VNtimes new roman" w:hAnsi="VNtimes new roman"/>
      <w:b/>
      <w:sz w:val="26"/>
      <w:szCs w:val="20"/>
    </w:rPr>
  </w:style>
  <w:style w:type="paragraph" w:styleId="Heading8">
    <w:name w:val="heading 8"/>
    <w:basedOn w:val="Normal"/>
    <w:next w:val="Normal"/>
    <w:qFormat/>
    <w:pPr>
      <w:keepNext/>
      <w:numPr>
        <w:ilvl w:val="7"/>
        <w:numId w:val="2"/>
      </w:numPr>
      <w:jc w:val="center"/>
      <w:outlineLvl w:val="7"/>
    </w:pPr>
    <w:rPr>
      <w:rFonts w:ascii=".VnTime" w:hAnsi=".VnTime"/>
      <w:b/>
      <w:sz w:val="24"/>
      <w:szCs w:val="20"/>
    </w:rPr>
  </w:style>
  <w:style w:type="paragraph" w:styleId="Heading9">
    <w:name w:val="heading 9"/>
    <w:basedOn w:val="Normal"/>
    <w:next w:val="Normal"/>
    <w:link w:val="Heading9Char"/>
    <w:qFormat/>
    <w:rsid w:val="00B6194D"/>
    <w:pPr>
      <w:numPr>
        <w:ilvl w:val="8"/>
        <w:numId w:val="2"/>
      </w:numPr>
      <w:spacing w:before="240"/>
      <w:outlineLvl w:val="8"/>
    </w:pPr>
    <w:rPr>
      <w:rFonts w:ascii="Cambria" w:hAnsi="Cambria"/>
      <w:sz w:val="24"/>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88B"/>
    <w:pPr>
      <w:ind w:left="720"/>
      <w:contextualSpacing/>
    </w:pPr>
  </w:style>
  <w:style w:type="paragraph" w:styleId="Header">
    <w:name w:val="header"/>
    <w:basedOn w:val="Normal"/>
    <w:link w:val="HeaderChar"/>
    <w:rsid w:val="003F4592"/>
    <w:pPr>
      <w:tabs>
        <w:tab w:val="right" w:pos="9639"/>
      </w:tabs>
    </w:pPr>
    <w:rPr>
      <w:rFonts w:ascii="Arial" w:hAnsi="Arial"/>
      <w:sz w:val="16"/>
      <w:szCs w:val="20"/>
      <w:lang w:val="x-none" w:eastAsia="x-none"/>
    </w:rPr>
  </w:style>
  <w:style w:type="paragraph" w:styleId="Footer">
    <w:name w:val="footer"/>
    <w:basedOn w:val="Normal"/>
    <w:link w:val="FooterChar"/>
    <w:uiPriority w:val="99"/>
    <w:rsid w:val="00DA6BDA"/>
    <w:pPr>
      <w:tabs>
        <w:tab w:val="center" w:pos="4320"/>
        <w:tab w:val="right" w:pos="8640"/>
      </w:tabs>
    </w:pPr>
    <w:rPr>
      <w:rFonts w:ascii="Arial" w:hAnsi="Arial"/>
    </w:rPr>
  </w:style>
  <w:style w:type="character" w:styleId="PageNumber">
    <w:name w:val="page number"/>
    <w:basedOn w:val="DefaultParagraphFont"/>
  </w:style>
  <w:style w:type="paragraph" w:styleId="Caption">
    <w:name w:val="caption"/>
    <w:basedOn w:val="Normal"/>
    <w:next w:val="Normal"/>
    <w:qFormat/>
    <w:rsid w:val="00133F6B"/>
    <w:pPr>
      <w:jc w:val="center"/>
    </w:pPr>
    <w:rPr>
      <w:bCs/>
      <w:i/>
      <w:sz w:val="18"/>
      <w:szCs w:val="20"/>
    </w:rPr>
  </w:style>
  <w:style w:type="paragraph" w:customStyle="1" w:styleId="01TiubiboVietnam">
    <w:name w:val="@01 Tiêu đề bài báo (Vietnam)"/>
    <w:basedOn w:val="Normal"/>
    <w:next w:val="Normal"/>
    <w:rsid w:val="006928B5"/>
    <w:pPr>
      <w:spacing w:before="240" w:after="120"/>
      <w:jc w:val="center"/>
    </w:pPr>
    <w:rPr>
      <w:rFonts w:asciiTheme="minorHAnsi" w:hAnsiTheme="minorHAnsi"/>
      <w:b/>
      <w:caps/>
      <w:sz w:val="26"/>
    </w:rPr>
  </w:style>
  <w:style w:type="paragraph" w:customStyle="1" w:styleId="02TiubiboEnglish">
    <w:name w:val="@02 Tiêu đề bài báo (English)"/>
    <w:basedOn w:val="Normal"/>
    <w:next w:val="Normal"/>
    <w:rsid w:val="006928B5"/>
    <w:pPr>
      <w:spacing w:before="120" w:after="240"/>
      <w:jc w:val="center"/>
    </w:pPr>
    <w:rPr>
      <w:rFonts w:asciiTheme="minorHAnsi" w:hAnsiTheme="minorHAnsi"/>
      <w:caps/>
      <w:sz w:val="24"/>
    </w:rPr>
  </w:style>
  <w:style w:type="paragraph" w:customStyle="1" w:styleId="03Tntcgibibo">
    <w:name w:val="@03 Tên tác giả bài báo"/>
    <w:basedOn w:val="Normal"/>
    <w:next w:val="04nvcngtccatcgi"/>
    <w:qFormat/>
    <w:rsid w:val="006928B5"/>
    <w:pPr>
      <w:jc w:val="center"/>
    </w:pPr>
    <w:rPr>
      <w:b/>
      <w:i/>
    </w:rPr>
  </w:style>
  <w:style w:type="paragraph" w:customStyle="1" w:styleId="04nvcngtccatcgi">
    <w:name w:val="@04 Đơn vị công tác của tác giả"/>
    <w:basedOn w:val="Normal"/>
    <w:next w:val="Normal"/>
    <w:qFormat/>
    <w:rsid w:val="002D26E5"/>
    <w:pPr>
      <w:spacing w:before="0" w:after="0"/>
      <w:jc w:val="center"/>
    </w:pPr>
    <w:rPr>
      <w:rFonts w:asciiTheme="minorHAnsi" w:hAnsiTheme="minorHAnsi"/>
      <w:i/>
    </w:rPr>
  </w:style>
  <w:style w:type="paragraph" w:customStyle="1" w:styleId="05Tmtt-Abstract">
    <w:name w:val="@05 Tóm tắt - Abstract"/>
    <w:basedOn w:val="Normal"/>
    <w:next w:val="Normal"/>
    <w:link w:val="05Tmtt-AbstractChar"/>
    <w:qFormat/>
    <w:rsid w:val="00E14AE4"/>
    <w:pPr>
      <w:tabs>
        <w:tab w:val="left" w:pos="284"/>
      </w:tabs>
    </w:pPr>
    <w:rPr>
      <w:rFonts w:asciiTheme="majorHAnsi" w:hAnsiTheme="majorHAnsi"/>
      <w:sz w:val="16"/>
      <w:lang w:val="x-none" w:eastAsia="x-none"/>
    </w:rPr>
  </w:style>
  <w:style w:type="character" w:customStyle="1" w:styleId="Heading2Char">
    <w:name w:val="Heading 2 Char"/>
    <w:link w:val="Heading2"/>
    <w:rsid w:val="00DE7402"/>
    <w:rPr>
      <w:rFonts w:asciiTheme="minorHAnsi" w:hAnsiTheme="minorHAnsi"/>
      <w:b/>
      <w:bCs/>
      <w:i/>
      <w:iCs/>
      <w:szCs w:val="28"/>
      <w:lang w:val="x-none" w:eastAsia="x-none"/>
    </w:rPr>
  </w:style>
  <w:style w:type="character" w:customStyle="1" w:styleId="Heading6Char">
    <w:name w:val="Heading 6 Char"/>
    <w:link w:val="Heading6"/>
    <w:rsid w:val="00B6194D"/>
    <w:rPr>
      <w:rFonts w:ascii="Calibri" w:hAnsi="Calibri"/>
      <w:b/>
      <w:bCs/>
      <w:sz w:val="24"/>
      <w:szCs w:val="22"/>
      <w:lang w:val="x-none" w:eastAsia="x-none"/>
    </w:rPr>
  </w:style>
  <w:style w:type="character" w:customStyle="1" w:styleId="Heading9Char">
    <w:name w:val="Heading 9 Char"/>
    <w:link w:val="Heading9"/>
    <w:rsid w:val="00B6194D"/>
    <w:rPr>
      <w:rFonts w:ascii="Cambria" w:hAnsi="Cambria"/>
      <w:sz w:val="24"/>
      <w:szCs w:val="22"/>
      <w:lang w:val="x-none" w:eastAsia="x-none"/>
    </w:rPr>
  </w:style>
  <w:style w:type="paragraph" w:customStyle="1" w:styleId="11TiliuthamkhoTiu">
    <w:name w:val="@11 Tài liệu tham khảo (Tiêu đề)"/>
    <w:basedOn w:val="Normal"/>
    <w:next w:val="Normal"/>
    <w:qFormat/>
    <w:rsid w:val="0011467B"/>
    <w:pPr>
      <w:jc w:val="center"/>
    </w:pPr>
    <w:rPr>
      <w:rFonts w:asciiTheme="minorHAnsi" w:hAnsiTheme="minorHAnsi"/>
      <w:b/>
    </w:rPr>
  </w:style>
  <w:style w:type="table" w:styleId="TableGrid">
    <w:name w:val="Table Grid"/>
    <w:basedOn w:val="TableNormal"/>
    <w:rsid w:val="00587D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Pr>
  </w:style>
  <w:style w:type="paragraph" w:customStyle="1" w:styleId="10TiliuthamkhoNidung">
    <w:name w:val="@10 Tài liệu tham khảo (Nội dung)"/>
    <w:basedOn w:val="Normal"/>
    <w:next w:val="Normal"/>
    <w:qFormat/>
    <w:rsid w:val="0011467B"/>
    <w:pPr>
      <w:numPr>
        <w:ilvl w:val="8"/>
        <w:numId w:val="1"/>
      </w:numPr>
      <w:spacing w:before="0" w:after="0"/>
      <w:outlineLvl w:val="1"/>
    </w:pPr>
    <w:rPr>
      <w:rFonts w:asciiTheme="minorHAnsi" w:hAnsiTheme="minorHAnsi"/>
      <w:sz w:val="16"/>
    </w:rPr>
  </w:style>
  <w:style w:type="paragraph" w:styleId="Title">
    <w:name w:val="Title"/>
    <w:basedOn w:val="Normal"/>
    <w:link w:val="TitleChar"/>
    <w:qFormat/>
    <w:rsid w:val="00F01454"/>
    <w:pPr>
      <w:jc w:val="center"/>
    </w:pPr>
    <w:rPr>
      <w:b/>
      <w:sz w:val="28"/>
      <w:szCs w:val="20"/>
      <w:lang w:val="x-none" w:eastAsia="x-none"/>
    </w:rPr>
  </w:style>
  <w:style w:type="character" w:customStyle="1" w:styleId="TitleChar">
    <w:name w:val="Title Char"/>
    <w:link w:val="Title"/>
    <w:rsid w:val="00F01454"/>
    <w:rPr>
      <w:b/>
      <w:sz w:val="28"/>
    </w:rPr>
  </w:style>
  <w:style w:type="character" w:customStyle="1" w:styleId="HeaderChar">
    <w:name w:val="Header Char"/>
    <w:link w:val="Header"/>
    <w:rsid w:val="003F4592"/>
    <w:rPr>
      <w:rFonts w:ascii="Arial" w:hAnsi="Arial"/>
      <w:sz w:val="16"/>
      <w:lang w:val="x-none" w:eastAsia="x-none"/>
    </w:rPr>
  </w:style>
  <w:style w:type="character" w:customStyle="1" w:styleId="05Tmtt-AbstractChar">
    <w:name w:val="@05 Tóm tắt - Abstract Char"/>
    <w:link w:val="05Tmtt-Abstract"/>
    <w:rsid w:val="00E14AE4"/>
    <w:rPr>
      <w:rFonts w:asciiTheme="majorHAnsi" w:hAnsiTheme="majorHAnsi"/>
      <w:sz w:val="16"/>
      <w:szCs w:val="28"/>
      <w:lang w:val="x-none" w:eastAsia="x-none"/>
    </w:rPr>
  </w:style>
  <w:style w:type="paragraph" w:styleId="BalloonText">
    <w:name w:val="Balloon Text"/>
    <w:basedOn w:val="Normal"/>
    <w:link w:val="BalloonTextChar"/>
    <w:rsid w:val="00BA4605"/>
    <w:pPr>
      <w:spacing w:before="0" w:after="0"/>
    </w:pPr>
    <w:rPr>
      <w:rFonts w:ascii="Segoe UI" w:hAnsi="Segoe UI" w:cs="Segoe UI"/>
      <w:sz w:val="18"/>
      <w:szCs w:val="18"/>
    </w:rPr>
  </w:style>
  <w:style w:type="character" w:customStyle="1" w:styleId="BalloonTextChar">
    <w:name w:val="Balloon Text Char"/>
    <w:basedOn w:val="DefaultParagraphFont"/>
    <w:link w:val="BalloonText"/>
    <w:rsid w:val="00BA4605"/>
    <w:rPr>
      <w:rFonts w:ascii="Segoe UI" w:hAnsi="Segoe UI" w:cs="Segoe UI"/>
      <w:sz w:val="18"/>
      <w:szCs w:val="18"/>
      <w:lang w:eastAsia="en-US"/>
    </w:rPr>
  </w:style>
  <w:style w:type="character" w:customStyle="1" w:styleId="FooterChar">
    <w:name w:val="Footer Char"/>
    <w:basedOn w:val="DefaultParagraphFont"/>
    <w:link w:val="Footer"/>
    <w:uiPriority w:val="99"/>
    <w:rsid w:val="00601AA5"/>
    <w:rPr>
      <w:rFonts w:ascii="Arial" w:hAnsi="Arial"/>
      <w:szCs w:val="28"/>
      <w:lang w:eastAsia="en-US"/>
    </w:rPr>
  </w:style>
  <w:style w:type="character" w:styleId="PlaceholderText">
    <w:name w:val="Placeholder Text"/>
    <w:basedOn w:val="DefaultParagraphFont"/>
    <w:uiPriority w:val="99"/>
    <w:semiHidden/>
    <w:rsid w:val="001D1FD9"/>
    <w:rPr>
      <w:color w:val="808080"/>
    </w:rPr>
  </w:style>
  <w:style w:type="paragraph" w:styleId="Revision">
    <w:name w:val="Revision"/>
    <w:hidden/>
    <w:uiPriority w:val="99"/>
    <w:semiHidden/>
    <w:rsid w:val="00304056"/>
    <w:rPr>
      <w:szCs w:val="28"/>
      <w:lang w:eastAsia="en-US"/>
    </w:rPr>
  </w:style>
  <w:style w:type="character" w:styleId="Hyperlink">
    <w:name w:val="Hyperlink"/>
    <w:basedOn w:val="DefaultParagraphFont"/>
    <w:unhideWhenUsed/>
    <w:rsid w:val="00304056"/>
    <w:rPr>
      <w:color w:val="0563C1" w:themeColor="hyperlink"/>
      <w:u w:val="single"/>
    </w:rPr>
  </w:style>
  <w:style w:type="character" w:customStyle="1" w:styleId="UnresolvedMention1">
    <w:name w:val="Unresolved Mention1"/>
    <w:basedOn w:val="DefaultParagraphFont"/>
    <w:uiPriority w:val="99"/>
    <w:semiHidden/>
    <w:unhideWhenUsed/>
    <w:rsid w:val="00304056"/>
    <w:rPr>
      <w:color w:val="605E5C"/>
      <w:shd w:val="clear" w:color="auto" w:fill="E1DFDD"/>
    </w:rPr>
  </w:style>
  <w:style w:type="character" w:styleId="FollowedHyperlink">
    <w:name w:val="FollowedHyperlink"/>
    <w:basedOn w:val="DefaultParagraphFont"/>
    <w:semiHidden/>
    <w:unhideWhenUsed/>
    <w:rsid w:val="00304056"/>
    <w:rPr>
      <w:color w:val="954F72" w:themeColor="followedHyperlink"/>
      <w:u w:val="single"/>
    </w:rPr>
  </w:style>
  <w:style w:type="character" w:customStyle="1" w:styleId="Heading1Char">
    <w:name w:val="Heading 1 Char"/>
    <w:basedOn w:val="DefaultParagraphFont"/>
    <w:link w:val="Heading1"/>
    <w:uiPriority w:val="9"/>
    <w:rsid w:val="008823B2"/>
    <w:rPr>
      <w:rFonts w:asciiTheme="minorHAnsi" w:hAnsiTheme="minorHAnsi"/>
      <w:b/>
      <w:lang w:eastAsia="en-US"/>
    </w:rPr>
  </w:style>
  <w:style w:type="paragraph" w:styleId="FootnoteText">
    <w:name w:val="footnote text"/>
    <w:basedOn w:val="Normal"/>
    <w:link w:val="FootnoteTextChar"/>
    <w:semiHidden/>
    <w:unhideWhenUsed/>
    <w:rsid w:val="008823B2"/>
    <w:pPr>
      <w:spacing w:before="0" w:after="0"/>
    </w:pPr>
    <w:rPr>
      <w:szCs w:val="20"/>
    </w:rPr>
  </w:style>
  <w:style w:type="character" w:customStyle="1" w:styleId="FootnoteTextChar">
    <w:name w:val="Footnote Text Char"/>
    <w:basedOn w:val="DefaultParagraphFont"/>
    <w:link w:val="FootnoteText"/>
    <w:semiHidden/>
    <w:rsid w:val="008823B2"/>
    <w:rPr>
      <w:lang w:eastAsia="en-US"/>
    </w:rPr>
  </w:style>
  <w:style w:type="character" w:styleId="FootnoteReference">
    <w:name w:val="footnote reference"/>
    <w:basedOn w:val="DefaultParagraphFont"/>
    <w:semiHidden/>
    <w:unhideWhenUsed/>
    <w:rsid w:val="008823B2"/>
    <w:rPr>
      <w:vertAlign w:val="superscript"/>
    </w:rPr>
  </w:style>
  <w:style w:type="paragraph" w:styleId="EndnoteText">
    <w:name w:val="endnote text"/>
    <w:basedOn w:val="Normal"/>
    <w:link w:val="EndnoteTextChar"/>
    <w:semiHidden/>
    <w:unhideWhenUsed/>
    <w:rsid w:val="008823B2"/>
    <w:pPr>
      <w:spacing w:before="0" w:after="0"/>
    </w:pPr>
    <w:rPr>
      <w:szCs w:val="20"/>
    </w:rPr>
  </w:style>
  <w:style w:type="character" w:customStyle="1" w:styleId="EndnoteTextChar">
    <w:name w:val="Endnote Text Char"/>
    <w:basedOn w:val="DefaultParagraphFont"/>
    <w:link w:val="EndnoteText"/>
    <w:semiHidden/>
    <w:rsid w:val="008823B2"/>
    <w:rPr>
      <w:lang w:eastAsia="en-US"/>
    </w:rPr>
  </w:style>
  <w:style w:type="character" w:styleId="EndnoteReference">
    <w:name w:val="endnote reference"/>
    <w:basedOn w:val="DefaultParagraphFont"/>
    <w:semiHidden/>
    <w:unhideWhenUsed/>
    <w:rsid w:val="008823B2"/>
    <w:rPr>
      <w:vertAlign w:val="superscript"/>
    </w:rPr>
  </w:style>
  <w:style w:type="character" w:customStyle="1" w:styleId="apple-converted-space">
    <w:name w:val="apple-converted-space"/>
    <w:basedOn w:val="DefaultParagraphFont"/>
    <w:rsid w:val="00143C64"/>
  </w:style>
  <w:style w:type="character" w:styleId="LineNumber">
    <w:name w:val="line number"/>
    <w:basedOn w:val="DefaultParagraphFont"/>
    <w:semiHidden/>
    <w:unhideWhenUsed/>
    <w:rsid w:val="00143C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165797">
      <w:bodyDiv w:val="1"/>
      <w:marLeft w:val="0"/>
      <w:marRight w:val="0"/>
      <w:marTop w:val="0"/>
      <w:marBottom w:val="0"/>
      <w:divBdr>
        <w:top w:val="none" w:sz="0" w:space="0" w:color="auto"/>
        <w:left w:val="none" w:sz="0" w:space="0" w:color="auto"/>
        <w:bottom w:val="none" w:sz="0" w:space="0" w:color="auto"/>
        <w:right w:val="none" w:sz="0" w:space="0" w:color="auto"/>
      </w:divBdr>
    </w:div>
    <w:div w:id="456722239">
      <w:bodyDiv w:val="1"/>
      <w:marLeft w:val="0"/>
      <w:marRight w:val="0"/>
      <w:marTop w:val="0"/>
      <w:marBottom w:val="0"/>
      <w:divBdr>
        <w:top w:val="none" w:sz="0" w:space="0" w:color="auto"/>
        <w:left w:val="none" w:sz="0" w:space="0" w:color="auto"/>
        <w:bottom w:val="none" w:sz="0" w:space="0" w:color="auto"/>
        <w:right w:val="none" w:sz="0" w:space="0" w:color="auto"/>
      </w:divBdr>
    </w:div>
    <w:div w:id="628777775">
      <w:bodyDiv w:val="1"/>
      <w:marLeft w:val="0"/>
      <w:marRight w:val="0"/>
      <w:marTop w:val="0"/>
      <w:marBottom w:val="0"/>
      <w:divBdr>
        <w:top w:val="none" w:sz="0" w:space="0" w:color="auto"/>
        <w:left w:val="none" w:sz="0" w:space="0" w:color="auto"/>
        <w:bottom w:val="none" w:sz="0" w:space="0" w:color="auto"/>
        <w:right w:val="none" w:sz="0" w:space="0" w:color="auto"/>
      </w:divBdr>
    </w:div>
    <w:div w:id="657612896">
      <w:bodyDiv w:val="1"/>
      <w:marLeft w:val="0"/>
      <w:marRight w:val="0"/>
      <w:marTop w:val="0"/>
      <w:marBottom w:val="0"/>
      <w:divBdr>
        <w:top w:val="none" w:sz="0" w:space="0" w:color="auto"/>
        <w:left w:val="none" w:sz="0" w:space="0" w:color="auto"/>
        <w:bottom w:val="none" w:sz="0" w:space="0" w:color="auto"/>
        <w:right w:val="none" w:sz="0" w:space="0" w:color="auto"/>
      </w:divBdr>
      <w:divsChild>
        <w:div w:id="14885194">
          <w:marLeft w:val="0"/>
          <w:marRight w:val="0"/>
          <w:marTop w:val="0"/>
          <w:marBottom w:val="0"/>
          <w:divBdr>
            <w:top w:val="none" w:sz="0" w:space="0" w:color="auto"/>
            <w:left w:val="none" w:sz="0" w:space="0" w:color="auto"/>
            <w:bottom w:val="none" w:sz="0" w:space="0" w:color="auto"/>
            <w:right w:val="none" w:sz="0" w:space="0" w:color="auto"/>
          </w:divBdr>
          <w:divsChild>
            <w:div w:id="1252081524">
              <w:marLeft w:val="0"/>
              <w:marRight w:val="0"/>
              <w:marTop w:val="0"/>
              <w:marBottom w:val="0"/>
              <w:divBdr>
                <w:top w:val="none" w:sz="0" w:space="0" w:color="auto"/>
                <w:left w:val="none" w:sz="0" w:space="0" w:color="auto"/>
                <w:bottom w:val="none" w:sz="0" w:space="0" w:color="auto"/>
                <w:right w:val="none" w:sz="0" w:space="0" w:color="auto"/>
              </w:divBdr>
            </w:div>
            <w:div w:id="1803377748">
              <w:marLeft w:val="0"/>
              <w:marRight w:val="0"/>
              <w:marTop w:val="0"/>
              <w:marBottom w:val="0"/>
              <w:divBdr>
                <w:top w:val="none" w:sz="0" w:space="0" w:color="auto"/>
                <w:left w:val="none" w:sz="0" w:space="0" w:color="auto"/>
                <w:bottom w:val="none" w:sz="0" w:space="0" w:color="auto"/>
                <w:right w:val="none" w:sz="0" w:space="0" w:color="auto"/>
              </w:divBdr>
            </w:div>
            <w:div w:id="438571844">
              <w:marLeft w:val="0"/>
              <w:marRight w:val="0"/>
              <w:marTop w:val="0"/>
              <w:marBottom w:val="0"/>
              <w:divBdr>
                <w:top w:val="none" w:sz="0" w:space="0" w:color="auto"/>
                <w:left w:val="none" w:sz="0" w:space="0" w:color="auto"/>
                <w:bottom w:val="none" w:sz="0" w:space="0" w:color="auto"/>
                <w:right w:val="none" w:sz="0" w:space="0" w:color="auto"/>
              </w:divBdr>
            </w:div>
            <w:div w:id="89647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639917">
      <w:bodyDiv w:val="1"/>
      <w:marLeft w:val="0"/>
      <w:marRight w:val="0"/>
      <w:marTop w:val="0"/>
      <w:marBottom w:val="0"/>
      <w:divBdr>
        <w:top w:val="none" w:sz="0" w:space="0" w:color="auto"/>
        <w:left w:val="none" w:sz="0" w:space="0" w:color="auto"/>
        <w:bottom w:val="none" w:sz="0" w:space="0" w:color="auto"/>
        <w:right w:val="none" w:sz="0" w:space="0" w:color="auto"/>
      </w:divBdr>
      <w:divsChild>
        <w:div w:id="1733117654">
          <w:marLeft w:val="0"/>
          <w:marRight w:val="0"/>
          <w:marTop w:val="0"/>
          <w:marBottom w:val="0"/>
          <w:divBdr>
            <w:top w:val="none" w:sz="0" w:space="0" w:color="auto"/>
            <w:left w:val="none" w:sz="0" w:space="0" w:color="auto"/>
            <w:bottom w:val="none" w:sz="0" w:space="0" w:color="auto"/>
            <w:right w:val="none" w:sz="0" w:space="0" w:color="auto"/>
          </w:divBdr>
          <w:divsChild>
            <w:div w:id="68114959">
              <w:marLeft w:val="0"/>
              <w:marRight w:val="0"/>
              <w:marTop w:val="0"/>
              <w:marBottom w:val="0"/>
              <w:divBdr>
                <w:top w:val="none" w:sz="0" w:space="0" w:color="auto"/>
                <w:left w:val="none" w:sz="0" w:space="0" w:color="auto"/>
                <w:bottom w:val="none" w:sz="0" w:space="0" w:color="auto"/>
                <w:right w:val="none" w:sz="0" w:space="0" w:color="auto"/>
              </w:divBdr>
            </w:div>
            <w:div w:id="196700664">
              <w:marLeft w:val="0"/>
              <w:marRight w:val="0"/>
              <w:marTop w:val="0"/>
              <w:marBottom w:val="0"/>
              <w:divBdr>
                <w:top w:val="none" w:sz="0" w:space="0" w:color="auto"/>
                <w:left w:val="none" w:sz="0" w:space="0" w:color="auto"/>
                <w:bottom w:val="none" w:sz="0" w:space="0" w:color="auto"/>
                <w:right w:val="none" w:sz="0" w:space="0" w:color="auto"/>
              </w:divBdr>
            </w:div>
            <w:div w:id="376052500">
              <w:marLeft w:val="0"/>
              <w:marRight w:val="0"/>
              <w:marTop w:val="0"/>
              <w:marBottom w:val="0"/>
              <w:divBdr>
                <w:top w:val="none" w:sz="0" w:space="0" w:color="auto"/>
                <w:left w:val="none" w:sz="0" w:space="0" w:color="auto"/>
                <w:bottom w:val="none" w:sz="0" w:space="0" w:color="auto"/>
                <w:right w:val="none" w:sz="0" w:space="0" w:color="auto"/>
              </w:divBdr>
            </w:div>
            <w:div w:id="658652879">
              <w:marLeft w:val="0"/>
              <w:marRight w:val="0"/>
              <w:marTop w:val="0"/>
              <w:marBottom w:val="0"/>
              <w:divBdr>
                <w:top w:val="none" w:sz="0" w:space="0" w:color="auto"/>
                <w:left w:val="none" w:sz="0" w:space="0" w:color="auto"/>
                <w:bottom w:val="none" w:sz="0" w:space="0" w:color="auto"/>
                <w:right w:val="none" w:sz="0" w:space="0" w:color="auto"/>
              </w:divBdr>
            </w:div>
            <w:div w:id="861165621">
              <w:marLeft w:val="0"/>
              <w:marRight w:val="0"/>
              <w:marTop w:val="0"/>
              <w:marBottom w:val="0"/>
              <w:divBdr>
                <w:top w:val="none" w:sz="0" w:space="0" w:color="auto"/>
                <w:left w:val="none" w:sz="0" w:space="0" w:color="auto"/>
                <w:bottom w:val="none" w:sz="0" w:space="0" w:color="auto"/>
                <w:right w:val="none" w:sz="0" w:space="0" w:color="auto"/>
              </w:divBdr>
            </w:div>
            <w:div w:id="930624732">
              <w:marLeft w:val="0"/>
              <w:marRight w:val="0"/>
              <w:marTop w:val="0"/>
              <w:marBottom w:val="0"/>
              <w:divBdr>
                <w:top w:val="none" w:sz="0" w:space="0" w:color="auto"/>
                <w:left w:val="none" w:sz="0" w:space="0" w:color="auto"/>
                <w:bottom w:val="none" w:sz="0" w:space="0" w:color="auto"/>
                <w:right w:val="none" w:sz="0" w:space="0" w:color="auto"/>
              </w:divBdr>
            </w:div>
            <w:div w:id="1442186225">
              <w:marLeft w:val="0"/>
              <w:marRight w:val="0"/>
              <w:marTop w:val="0"/>
              <w:marBottom w:val="0"/>
              <w:divBdr>
                <w:top w:val="none" w:sz="0" w:space="0" w:color="auto"/>
                <w:left w:val="none" w:sz="0" w:space="0" w:color="auto"/>
                <w:bottom w:val="none" w:sz="0" w:space="0" w:color="auto"/>
                <w:right w:val="none" w:sz="0" w:space="0" w:color="auto"/>
              </w:divBdr>
            </w:div>
            <w:div w:id="152150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978968">
      <w:bodyDiv w:val="1"/>
      <w:marLeft w:val="0"/>
      <w:marRight w:val="0"/>
      <w:marTop w:val="0"/>
      <w:marBottom w:val="0"/>
      <w:divBdr>
        <w:top w:val="none" w:sz="0" w:space="0" w:color="auto"/>
        <w:left w:val="none" w:sz="0" w:space="0" w:color="auto"/>
        <w:bottom w:val="none" w:sz="0" w:space="0" w:color="auto"/>
        <w:right w:val="none" w:sz="0" w:space="0" w:color="auto"/>
      </w:divBdr>
    </w:div>
    <w:div w:id="1592080454">
      <w:bodyDiv w:val="1"/>
      <w:marLeft w:val="0"/>
      <w:marRight w:val="0"/>
      <w:marTop w:val="0"/>
      <w:marBottom w:val="0"/>
      <w:divBdr>
        <w:top w:val="none" w:sz="0" w:space="0" w:color="auto"/>
        <w:left w:val="none" w:sz="0" w:space="0" w:color="auto"/>
        <w:bottom w:val="none" w:sz="0" w:space="0" w:color="auto"/>
        <w:right w:val="none" w:sz="0" w:space="0" w:color="auto"/>
      </w:divBdr>
    </w:div>
    <w:div w:id="1731339630">
      <w:bodyDiv w:val="1"/>
      <w:marLeft w:val="0"/>
      <w:marRight w:val="0"/>
      <w:marTop w:val="0"/>
      <w:marBottom w:val="0"/>
      <w:divBdr>
        <w:top w:val="none" w:sz="0" w:space="0" w:color="auto"/>
        <w:left w:val="none" w:sz="0" w:space="0" w:color="auto"/>
        <w:bottom w:val="none" w:sz="0" w:space="0" w:color="auto"/>
        <w:right w:val="none" w:sz="0" w:space="0" w:color="auto"/>
      </w:divBdr>
    </w:div>
    <w:div w:id="1768767524">
      <w:bodyDiv w:val="1"/>
      <w:marLeft w:val="0"/>
      <w:marRight w:val="0"/>
      <w:marTop w:val="0"/>
      <w:marBottom w:val="0"/>
      <w:divBdr>
        <w:top w:val="none" w:sz="0" w:space="0" w:color="auto"/>
        <w:left w:val="none" w:sz="0" w:space="0" w:color="auto"/>
        <w:bottom w:val="none" w:sz="0" w:space="0" w:color="auto"/>
        <w:right w:val="none" w:sz="0" w:space="0" w:color="auto"/>
      </w:divBdr>
      <w:divsChild>
        <w:div w:id="1753118454">
          <w:marLeft w:val="0"/>
          <w:marRight w:val="0"/>
          <w:marTop w:val="0"/>
          <w:marBottom w:val="0"/>
          <w:divBdr>
            <w:top w:val="none" w:sz="0" w:space="0" w:color="auto"/>
            <w:left w:val="none" w:sz="0" w:space="0" w:color="auto"/>
            <w:bottom w:val="none" w:sz="0" w:space="0" w:color="auto"/>
            <w:right w:val="none" w:sz="0" w:space="0" w:color="auto"/>
          </w:divBdr>
          <w:divsChild>
            <w:div w:id="1719550983">
              <w:marLeft w:val="0"/>
              <w:marRight w:val="0"/>
              <w:marTop w:val="0"/>
              <w:marBottom w:val="0"/>
              <w:divBdr>
                <w:top w:val="none" w:sz="0" w:space="0" w:color="auto"/>
                <w:left w:val="none" w:sz="0" w:space="0" w:color="auto"/>
                <w:bottom w:val="none" w:sz="0" w:space="0" w:color="auto"/>
                <w:right w:val="none" w:sz="0" w:space="0" w:color="auto"/>
              </w:divBdr>
              <w:divsChild>
                <w:div w:id="16704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3.png"/><Relationship Id="rId3" Type="http://schemas.openxmlformats.org/officeDocument/2006/relationships/customXml" Target="../customXml/item2.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 Type="http://schemas.openxmlformats.org/officeDocument/2006/relationships/customXml" Target="../customXml/item1.xml"/><Relationship Id="rId16" Type="http://schemas.openxmlformats.org/officeDocument/2006/relationships/image" Target="media/image1.png"/><Relationship Id="rId20" Type="http://schemas.openxmlformats.org/officeDocument/2006/relationships/image" Target="media/image5.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MT">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71E66AC06F65948870F6E0E7FD67BF7" ma:contentTypeVersion="11" ma:contentTypeDescription="Create a new document." ma:contentTypeScope="" ma:versionID="c487f0ed484801bc08de4e67c63a5f55">
  <xsd:schema xmlns:xsd="http://www.w3.org/2001/XMLSchema" xmlns:xs="http://www.w3.org/2001/XMLSchema" xmlns:p="http://schemas.microsoft.com/office/2006/metadata/properties" xmlns:ns3="9fafca21-41ac-4d02-a528-f74506356347" xmlns:ns4="faa9c959-c737-43b9-b294-a200d25d1899" targetNamespace="http://schemas.microsoft.com/office/2006/metadata/properties" ma:root="true" ma:fieldsID="4a335eb5403b1ef2acc9c2f855843532" ns3:_="" ns4:_="">
    <xsd:import namespace="9fafca21-41ac-4d02-a528-f74506356347"/>
    <xsd:import namespace="faa9c959-c737-43b9-b294-a200d25d189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afca21-41ac-4d02-a528-f74506356347"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aa9c959-c737-43b9-b294-a200d25d1899"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C38D95-1AC9-4119-91B3-3AC581B527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afca21-41ac-4d02-a528-f74506356347"/>
    <ds:schemaRef ds:uri="faa9c959-c737-43b9-b294-a200d25d18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A0599A-5F6D-4D9D-8972-C7270B65CCA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F534FBE-AD22-4FCF-AD74-C6D1BC046003}">
  <ds:schemaRefs>
    <ds:schemaRef ds:uri="http://schemas.openxmlformats.org/officeDocument/2006/bibliography"/>
  </ds:schemaRefs>
</ds:datastoreItem>
</file>

<file path=customXml/itemProps4.xml><?xml version="1.0" encoding="utf-8"?>
<ds:datastoreItem xmlns:ds="http://schemas.openxmlformats.org/officeDocument/2006/customXml" ds:itemID="{40407540-D0A9-4748-AB48-549E528042D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3101</Words>
  <Characters>17678</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2022-11-24T04:44:00Z</dcterms:created>
  <dcterms:modified xsi:type="dcterms:W3CDTF">2022-11-26T00:31:00Z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ContentTypeId">
    <vt:lpwstr>0x010100171E66AC06F65948870F6E0E7FD67BF7</vt:lpwstr>
  </property>
</Properties>
</file>